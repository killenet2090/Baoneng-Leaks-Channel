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8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30" w:type="dxa"/>
          <w:right w:w="30" w:type="dxa"/>
        </w:tblCellMar>
        <w:tblLook w:val="04A0" w:firstRow="1" w:lastRow="0" w:firstColumn="1" w:lastColumn="0" w:noHBand="0" w:noVBand="1"/>
      </w:tblPr>
      <w:tblGrid>
        <w:gridCol w:w="1241"/>
        <w:gridCol w:w="3465"/>
        <w:gridCol w:w="1260"/>
        <w:gridCol w:w="3221"/>
      </w:tblGrid>
      <w:tr w:rsidR="0060288C" w:rsidRPr="00B43077" w14:paraId="43921033" w14:textId="77777777">
        <w:trPr>
          <w:trHeight w:val="405"/>
          <w:jc w:val="center"/>
        </w:trPr>
        <w:tc>
          <w:tcPr>
            <w:tcW w:w="1241" w:type="dxa"/>
            <w:vAlign w:val="center"/>
          </w:tcPr>
          <w:p w14:paraId="19C56A33" w14:textId="77777777" w:rsidR="0060288C" w:rsidRPr="00B43077" w:rsidRDefault="00C36AD4">
            <w:pPr>
              <w:autoSpaceDE w:val="0"/>
              <w:autoSpaceDN w:val="0"/>
              <w:adjustRightInd w:val="0"/>
              <w:spacing w:line="360" w:lineRule="auto"/>
              <w:rPr>
                <w:rFonts w:ascii="Times New Roman" w:hAnsi="Times New Roman" w:cs="Times New Roman"/>
                <w:b/>
                <w:szCs w:val="21"/>
              </w:rPr>
            </w:pPr>
            <w:r w:rsidRPr="00B43077">
              <w:rPr>
                <w:rFonts w:ascii="Times New Roman" w:hAnsi="Times New Roman" w:cs="Times New Roman"/>
                <w:b/>
                <w:szCs w:val="21"/>
              </w:rPr>
              <w:t>文件编号：</w:t>
            </w:r>
          </w:p>
        </w:tc>
        <w:tc>
          <w:tcPr>
            <w:tcW w:w="3465" w:type="dxa"/>
            <w:vAlign w:val="center"/>
          </w:tcPr>
          <w:p w14:paraId="4587E9BD" w14:textId="77777777" w:rsidR="0060288C" w:rsidRPr="00B43077" w:rsidRDefault="0060288C">
            <w:pPr>
              <w:autoSpaceDE w:val="0"/>
              <w:autoSpaceDN w:val="0"/>
              <w:adjustRightInd w:val="0"/>
              <w:spacing w:line="360" w:lineRule="auto"/>
              <w:rPr>
                <w:rFonts w:ascii="Times New Roman" w:hAnsi="Times New Roman" w:cs="Times New Roman"/>
                <w:szCs w:val="21"/>
              </w:rPr>
            </w:pPr>
          </w:p>
        </w:tc>
        <w:tc>
          <w:tcPr>
            <w:tcW w:w="1260" w:type="dxa"/>
            <w:vAlign w:val="center"/>
          </w:tcPr>
          <w:p w14:paraId="0A1ECEE1" w14:textId="77777777" w:rsidR="0060288C" w:rsidRPr="00B43077" w:rsidRDefault="00C36AD4">
            <w:pPr>
              <w:autoSpaceDE w:val="0"/>
              <w:autoSpaceDN w:val="0"/>
              <w:adjustRightInd w:val="0"/>
              <w:spacing w:line="360" w:lineRule="auto"/>
              <w:rPr>
                <w:rFonts w:ascii="Times New Roman" w:hAnsi="Times New Roman" w:cs="Times New Roman"/>
                <w:b/>
                <w:szCs w:val="21"/>
              </w:rPr>
            </w:pPr>
            <w:r w:rsidRPr="00B43077">
              <w:rPr>
                <w:rFonts w:ascii="Times New Roman" w:hAnsi="Times New Roman" w:cs="Times New Roman"/>
                <w:b/>
                <w:szCs w:val="21"/>
              </w:rPr>
              <w:t>生效日期：</w:t>
            </w:r>
          </w:p>
        </w:tc>
        <w:tc>
          <w:tcPr>
            <w:tcW w:w="3221" w:type="dxa"/>
            <w:vAlign w:val="center"/>
          </w:tcPr>
          <w:p w14:paraId="5AF351B2" w14:textId="77777777" w:rsidR="0060288C" w:rsidRPr="00B43077" w:rsidRDefault="00C36AD4">
            <w:pPr>
              <w:autoSpaceDE w:val="0"/>
              <w:autoSpaceDN w:val="0"/>
              <w:adjustRightInd w:val="0"/>
              <w:spacing w:line="360" w:lineRule="auto"/>
              <w:rPr>
                <w:rFonts w:ascii="Times New Roman" w:hAnsi="Times New Roman" w:cs="Times New Roman"/>
                <w:szCs w:val="21"/>
              </w:rPr>
            </w:pPr>
            <w:r w:rsidRPr="00B43077">
              <w:rPr>
                <w:rFonts w:ascii="Times New Roman" w:hAnsi="Times New Roman" w:cs="Times New Roman"/>
                <w:szCs w:val="21"/>
              </w:rPr>
              <w:t>YYYY-MM-DD</w:t>
            </w:r>
          </w:p>
        </w:tc>
      </w:tr>
      <w:tr w:rsidR="0060288C" w:rsidRPr="00B43077" w14:paraId="2DF93899" w14:textId="77777777">
        <w:trPr>
          <w:trHeight w:val="405"/>
          <w:jc w:val="center"/>
        </w:trPr>
        <w:tc>
          <w:tcPr>
            <w:tcW w:w="1241" w:type="dxa"/>
            <w:vAlign w:val="center"/>
          </w:tcPr>
          <w:p w14:paraId="55845C01" w14:textId="77777777" w:rsidR="0060288C" w:rsidRPr="00B43077" w:rsidRDefault="00C36AD4">
            <w:pPr>
              <w:autoSpaceDE w:val="0"/>
              <w:autoSpaceDN w:val="0"/>
              <w:adjustRightInd w:val="0"/>
              <w:spacing w:line="360" w:lineRule="auto"/>
              <w:rPr>
                <w:rFonts w:ascii="Times New Roman" w:hAnsi="Times New Roman" w:cs="Times New Roman"/>
                <w:b/>
                <w:szCs w:val="21"/>
              </w:rPr>
            </w:pPr>
            <w:r w:rsidRPr="00B43077">
              <w:rPr>
                <w:rFonts w:ascii="Times New Roman" w:hAnsi="Times New Roman" w:cs="Times New Roman"/>
                <w:b/>
                <w:szCs w:val="21"/>
              </w:rPr>
              <w:t>编</w:t>
            </w:r>
            <w:r w:rsidRPr="00B43077">
              <w:rPr>
                <w:rFonts w:ascii="Times New Roman" w:hAnsi="Times New Roman" w:cs="Times New Roman"/>
                <w:b/>
                <w:szCs w:val="21"/>
              </w:rPr>
              <w:t xml:space="preserve">    </w:t>
            </w:r>
            <w:r w:rsidRPr="00B43077">
              <w:rPr>
                <w:rFonts w:ascii="Times New Roman" w:hAnsi="Times New Roman" w:cs="Times New Roman"/>
                <w:b/>
                <w:szCs w:val="21"/>
              </w:rPr>
              <w:t>制：</w:t>
            </w:r>
          </w:p>
        </w:tc>
        <w:tc>
          <w:tcPr>
            <w:tcW w:w="3465" w:type="dxa"/>
            <w:vAlign w:val="center"/>
          </w:tcPr>
          <w:p w14:paraId="51CA6648" w14:textId="77777777" w:rsidR="0060288C" w:rsidRPr="00B43077" w:rsidRDefault="0060288C">
            <w:pPr>
              <w:autoSpaceDE w:val="0"/>
              <w:autoSpaceDN w:val="0"/>
              <w:adjustRightInd w:val="0"/>
              <w:spacing w:line="360" w:lineRule="auto"/>
              <w:rPr>
                <w:rFonts w:ascii="Times New Roman" w:hAnsi="Times New Roman" w:cs="Times New Roman"/>
                <w:szCs w:val="21"/>
              </w:rPr>
            </w:pPr>
          </w:p>
        </w:tc>
        <w:tc>
          <w:tcPr>
            <w:tcW w:w="1260" w:type="dxa"/>
            <w:vAlign w:val="center"/>
          </w:tcPr>
          <w:p w14:paraId="5CC2C2C7" w14:textId="77777777" w:rsidR="0060288C" w:rsidRPr="00B43077" w:rsidRDefault="00C36AD4">
            <w:pPr>
              <w:autoSpaceDE w:val="0"/>
              <w:autoSpaceDN w:val="0"/>
              <w:adjustRightInd w:val="0"/>
              <w:spacing w:line="360" w:lineRule="auto"/>
              <w:rPr>
                <w:rFonts w:ascii="Times New Roman" w:hAnsi="Times New Roman" w:cs="Times New Roman"/>
                <w:b/>
                <w:szCs w:val="21"/>
              </w:rPr>
            </w:pPr>
            <w:r w:rsidRPr="00B43077">
              <w:rPr>
                <w:rFonts w:ascii="Times New Roman" w:hAnsi="Times New Roman" w:cs="Times New Roman"/>
                <w:b/>
                <w:szCs w:val="21"/>
              </w:rPr>
              <w:t>批</w:t>
            </w:r>
            <w:r w:rsidRPr="00B43077">
              <w:rPr>
                <w:rFonts w:ascii="Times New Roman" w:hAnsi="Times New Roman" w:cs="Times New Roman"/>
                <w:b/>
                <w:szCs w:val="21"/>
              </w:rPr>
              <w:t xml:space="preserve">    </w:t>
            </w:r>
            <w:r w:rsidRPr="00B43077">
              <w:rPr>
                <w:rFonts w:ascii="Times New Roman" w:hAnsi="Times New Roman" w:cs="Times New Roman"/>
                <w:b/>
                <w:szCs w:val="21"/>
              </w:rPr>
              <w:t>准：</w:t>
            </w:r>
          </w:p>
        </w:tc>
        <w:tc>
          <w:tcPr>
            <w:tcW w:w="3221" w:type="dxa"/>
            <w:vAlign w:val="center"/>
          </w:tcPr>
          <w:p w14:paraId="36B73857" w14:textId="77777777" w:rsidR="0060288C" w:rsidRPr="00B43077" w:rsidRDefault="0060288C">
            <w:pPr>
              <w:autoSpaceDE w:val="0"/>
              <w:autoSpaceDN w:val="0"/>
              <w:adjustRightInd w:val="0"/>
              <w:spacing w:line="360" w:lineRule="auto"/>
              <w:rPr>
                <w:rFonts w:ascii="Times New Roman" w:hAnsi="Times New Roman" w:cs="Times New Roman"/>
                <w:szCs w:val="21"/>
              </w:rPr>
            </w:pPr>
          </w:p>
        </w:tc>
      </w:tr>
    </w:tbl>
    <w:p w14:paraId="4CFD1B00" w14:textId="77777777" w:rsidR="0060288C" w:rsidRPr="00B43077" w:rsidRDefault="0060288C">
      <w:pPr>
        <w:tabs>
          <w:tab w:val="left" w:pos="6860"/>
        </w:tabs>
        <w:spacing w:after="0" w:line="360" w:lineRule="auto"/>
        <w:rPr>
          <w:rFonts w:ascii="Times New Roman" w:hAnsi="Times New Roman" w:cs="Times New Roman"/>
          <w:szCs w:val="24"/>
          <w:lang w:val="en-GB"/>
        </w:rPr>
      </w:pPr>
    </w:p>
    <w:p w14:paraId="2501AB8A" w14:textId="77777777" w:rsidR="0060288C" w:rsidRPr="00B43077" w:rsidRDefault="0060288C">
      <w:pPr>
        <w:spacing w:line="360" w:lineRule="auto"/>
        <w:rPr>
          <w:rFonts w:ascii="Times New Roman" w:hAnsi="Times New Roman" w:cs="Times New Roman"/>
          <w:color w:val="000000"/>
          <w:szCs w:val="24"/>
        </w:rPr>
      </w:pPr>
    </w:p>
    <w:p w14:paraId="4C1E8D1F" w14:textId="70F507EE" w:rsidR="0060288C" w:rsidRPr="00B43077" w:rsidRDefault="00244D7E">
      <w:pPr>
        <w:spacing w:line="360" w:lineRule="auto"/>
        <w:jc w:val="center"/>
        <w:rPr>
          <w:rFonts w:ascii="Times New Roman" w:hAnsi="Times New Roman" w:cs="Times New Roman"/>
          <w:b/>
          <w:bCs/>
          <w:sz w:val="32"/>
          <w:szCs w:val="32"/>
        </w:rPr>
      </w:pPr>
      <w:r w:rsidRPr="00B43077">
        <w:rPr>
          <w:rFonts w:ascii="Times New Roman" w:hAnsi="Times New Roman" w:cs="Times New Roman"/>
          <w:b/>
          <w:bCs/>
          <w:sz w:val="32"/>
          <w:szCs w:val="32"/>
        </w:rPr>
        <w:t>蓝牙钥匙</w:t>
      </w:r>
      <w:r w:rsidR="00C36AD4" w:rsidRPr="00B43077">
        <w:rPr>
          <w:rFonts w:ascii="Times New Roman" w:hAnsi="Times New Roman" w:cs="Times New Roman"/>
          <w:b/>
          <w:bCs/>
          <w:sz w:val="32"/>
          <w:szCs w:val="32"/>
        </w:rPr>
        <w:t>产品需求文档</w:t>
      </w:r>
    </w:p>
    <w:p w14:paraId="4B18BCBF" w14:textId="028CA44E" w:rsidR="0060288C" w:rsidRPr="00B43077" w:rsidRDefault="00C36AD4">
      <w:pPr>
        <w:spacing w:line="360" w:lineRule="auto"/>
        <w:jc w:val="center"/>
        <w:rPr>
          <w:rFonts w:ascii="Times New Roman" w:hAnsi="Times New Roman" w:cs="Times New Roman"/>
          <w:b/>
          <w:bCs/>
          <w:sz w:val="32"/>
          <w:szCs w:val="32"/>
        </w:rPr>
      </w:pPr>
      <w:r w:rsidRPr="00B43077">
        <w:rPr>
          <w:rFonts w:ascii="Times New Roman" w:hAnsi="Times New Roman" w:cs="Times New Roman"/>
          <w:b/>
          <w:bCs/>
          <w:sz w:val="32"/>
          <w:szCs w:val="32"/>
        </w:rPr>
        <w:t>V0.</w:t>
      </w:r>
      <w:r w:rsidR="00244D7E" w:rsidRPr="00B43077">
        <w:rPr>
          <w:rFonts w:ascii="Times New Roman" w:hAnsi="Times New Roman" w:cs="Times New Roman"/>
          <w:b/>
          <w:bCs/>
          <w:sz w:val="32"/>
          <w:szCs w:val="32"/>
        </w:rPr>
        <w:t>1</w:t>
      </w:r>
    </w:p>
    <w:p w14:paraId="0F0DC71A" w14:textId="77777777" w:rsidR="0060288C" w:rsidRPr="00B43077" w:rsidRDefault="0060288C">
      <w:pPr>
        <w:tabs>
          <w:tab w:val="left" w:pos="6860"/>
        </w:tabs>
        <w:spacing w:after="0" w:line="360" w:lineRule="auto"/>
        <w:rPr>
          <w:rFonts w:ascii="Times New Roman" w:hAnsi="Times New Roman" w:cs="Times New Roman"/>
          <w:szCs w:val="24"/>
        </w:rPr>
      </w:pPr>
    </w:p>
    <w:tbl>
      <w:tblPr>
        <w:tblW w:w="883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30" w:type="dxa"/>
          <w:right w:w="30" w:type="dxa"/>
        </w:tblCellMar>
        <w:tblLook w:val="04A0" w:firstRow="1" w:lastRow="0" w:firstColumn="1" w:lastColumn="0" w:noHBand="0" w:noVBand="1"/>
      </w:tblPr>
      <w:tblGrid>
        <w:gridCol w:w="736"/>
        <w:gridCol w:w="870"/>
        <w:gridCol w:w="3660"/>
        <w:gridCol w:w="1140"/>
        <w:gridCol w:w="1335"/>
        <w:gridCol w:w="1094"/>
      </w:tblGrid>
      <w:tr w:rsidR="0060288C" w:rsidRPr="00B43077" w14:paraId="1176243F" w14:textId="77777777">
        <w:trPr>
          <w:cantSplit/>
          <w:trHeight w:val="586"/>
          <w:jc w:val="center"/>
        </w:trPr>
        <w:tc>
          <w:tcPr>
            <w:tcW w:w="736" w:type="dxa"/>
            <w:vAlign w:val="center"/>
          </w:tcPr>
          <w:p w14:paraId="1E9BF083"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序号</w:t>
            </w:r>
          </w:p>
        </w:tc>
        <w:tc>
          <w:tcPr>
            <w:tcW w:w="870" w:type="dxa"/>
            <w:vAlign w:val="center"/>
          </w:tcPr>
          <w:p w14:paraId="5F6690AE"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版次号</w:t>
            </w:r>
          </w:p>
        </w:tc>
        <w:tc>
          <w:tcPr>
            <w:tcW w:w="3660" w:type="dxa"/>
            <w:vAlign w:val="center"/>
          </w:tcPr>
          <w:p w14:paraId="7CC93ACC"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修改条款及内容</w:t>
            </w:r>
          </w:p>
        </w:tc>
        <w:tc>
          <w:tcPr>
            <w:tcW w:w="1140" w:type="dxa"/>
            <w:vAlign w:val="center"/>
          </w:tcPr>
          <w:p w14:paraId="4EE1B146"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修改人</w:t>
            </w:r>
          </w:p>
        </w:tc>
        <w:tc>
          <w:tcPr>
            <w:tcW w:w="1335" w:type="dxa"/>
            <w:vAlign w:val="center"/>
          </w:tcPr>
          <w:p w14:paraId="435AAC5C"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修改日期</w:t>
            </w:r>
          </w:p>
        </w:tc>
        <w:tc>
          <w:tcPr>
            <w:tcW w:w="1094" w:type="dxa"/>
            <w:vAlign w:val="center"/>
          </w:tcPr>
          <w:p w14:paraId="08932EC6"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备注</w:t>
            </w:r>
          </w:p>
        </w:tc>
      </w:tr>
      <w:tr w:rsidR="0060288C" w:rsidRPr="00B43077" w14:paraId="068870DE" w14:textId="77777777">
        <w:trPr>
          <w:trHeight w:val="293"/>
          <w:jc w:val="center"/>
        </w:trPr>
        <w:tc>
          <w:tcPr>
            <w:tcW w:w="736" w:type="dxa"/>
            <w:vAlign w:val="center"/>
          </w:tcPr>
          <w:p w14:paraId="7C592ED8" w14:textId="77777777" w:rsidR="0060288C" w:rsidRPr="00B43077" w:rsidRDefault="00C36AD4">
            <w:pPr>
              <w:spacing w:after="0" w:line="360" w:lineRule="auto"/>
              <w:jc w:val="center"/>
              <w:rPr>
                <w:rFonts w:ascii="Times New Roman" w:hAnsi="Times New Roman" w:cs="Times New Roman"/>
                <w:szCs w:val="24"/>
              </w:rPr>
            </w:pPr>
            <w:r w:rsidRPr="00B43077">
              <w:rPr>
                <w:rFonts w:ascii="Times New Roman" w:hAnsi="Times New Roman" w:cs="Times New Roman"/>
                <w:szCs w:val="24"/>
              </w:rPr>
              <w:t>1</w:t>
            </w:r>
          </w:p>
        </w:tc>
        <w:tc>
          <w:tcPr>
            <w:tcW w:w="870" w:type="dxa"/>
            <w:vAlign w:val="center"/>
          </w:tcPr>
          <w:p w14:paraId="046709E3"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0.1</w:t>
            </w:r>
          </w:p>
        </w:tc>
        <w:tc>
          <w:tcPr>
            <w:tcW w:w="3660" w:type="dxa"/>
            <w:vAlign w:val="center"/>
          </w:tcPr>
          <w:p w14:paraId="7FF2EEDA" w14:textId="77777777" w:rsidR="0060288C" w:rsidRPr="00B43077" w:rsidRDefault="00947416">
            <w:pPr>
              <w:spacing w:after="0" w:line="360" w:lineRule="auto"/>
              <w:jc w:val="center"/>
              <w:rPr>
                <w:rFonts w:ascii="Times New Roman" w:hAnsi="Times New Roman" w:cs="Times New Roman"/>
              </w:rPr>
            </w:pPr>
            <w:r w:rsidRPr="00B43077">
              <w:rPr>
                <w:rFonts w:ascii="Times New Roman" w:hAnsi="Times New Roman" w:cs="Times New Roman"/>
              </w:rPr>
              <w:t>初稿</w:t>
            </w:r>
          </w:p>
        </w:tc>
        <w:tc>
          <w:tcPr>
            <w:tcW w:w="1140" w:type="dxa"/>
            <w:vAlign w:val="center"/>
          </w:tcPr>
          <w:p w14:paraId="25C2138A" w14:textId="7121814B" w:rsidR="0060288C" w:rsidRPr="00B43077" w:rsidRDefault="00244D7E">
            <w:pPr>
              <w:spacing w:after="0" w:line="360" w:lineRule="auto"/>
              <w:jc w:val="center"/>
              <w:rPr>
                <w:rFonts w:ascii="Times New Roman" w:hAnsi="Times New Roman" w:cs="Times New Roman"/>
              </w:rPr>
            </w:pPr>
            <w:r w:rsidRPr="00B43077">
              <w:rPr>
                <w:rFonts w:ascii="Times New Roman" w:hAnsi="Times New Roman" w:cs="Times New Roman"/>
              </w:rPr>
              <w:t>宁凯宇</w:t>
            </w:r>
          </w:p>
        </w:tc>
        <w:tc>
          <w:tcPr>
            <w:tcW w:w="1335" w:type="dxa"/>
            <w:vAlign w:val="center"/>
          </w:tcPr>
          <w:p w14:paraId="21744FCE" w14:textId="23614E31" w:rsidR="0060288C" w:rsidRPr="00B43077" w:rsidRDefault="00947416">
            <w:pPr>
              <w:spacing w:after="0" w:line="360" w:lineRule="auto"/>
              <w:jc w:val="center"/>
              <w:rPr>
                <w:rFonts w:ascii="Times New Roman" w:hAnsi="Times New Roman" w:cs="Times New Roman"/>
              </w:rPr>
            </w:pPr>
            <w:r w:rsidRPr="00B43077">
              <w:rPr>
                <w:rFonts w:ascii="Times New Roman" w:hAnsi="Times New Roman" w:cs="Times New Roman"/>
              </w:rPr>
              <w:t>2020-0</w:t>
            </w:r>
            <w:r w:rsidR="00C82DA9">
              <w:rPr>
                <w:rFonts w:ascii="Times New Roman" w:hAnsi="Times New Roman" w:cs="Times New Roman" w:hint="eastAsia"/>
              </w:rPr>
              <w:t>5</w:t>
            </w:r>
            <w:r w:rsidRPr="00B43077">
              <w:rPr>
                <w:rFonts w:ascii="Times New Roman" w:hAnsi="Times New Roman" w:cs="Times New Roman"/>
              </w:rPr>
              <w:t>-</w:t>
            </w:r>
            <w:r w:rsidR="00C82DA9">
              <w:rPr>
                <w:rFonts w:ascii="Times New Roman" w:hAnsi="Times New Roman" w:cs="Times New Roman" w:hint="eastAsia"/>
              </w:rPr>
              <w:t>6</w:t>
            </w:r>
          </w:p>
        </w:tc>
        <w:tc>
          <w:tcPr>
            <w:tcW w:w="1094" w:type="dxa"/>
            <w:vAlign w:val="center"/>
          </w:tcPr>
          <w:p w14:paraId="06264DEF" w14:textId="77777777" w:rsidR="0060288C" w:rsidRPr="00B43077" w:rsidRDefault="0060288C">
            <w:pPr>
              <w:spacing w:after="0" w:line="360" w:lineRule="auto"/>
              <w:jc w:val="center"/>
              <w:rPr>
                <w:rFonts w:ascii="Times New Roman" w:hAnsi="Times New Roman" w:cs="Times New Roman"/>
              </w:rPr>
            </w:pPr>
          </w:p>
        </w:tc>
      </w:tr>
      <w:tr w:rsidR="0060288C" w:rsidRPr="00B43077" w14:paraId="5123167D" w14:textId="77777777">
        <w:trPr>
          <w:trHeight w:val="293"/>
          <w:jc w:val="center"/>
        </w:trPr>
        <w:tc>
          <w:tcPr>
            <w:tcW w:w="736" w:type="dxa"/>
            <w:vAlign w:val="center"/>
          </w:tcPr>
          <w:p w14:paraId="3B5E9A1D" w14:textId="77777777" w:rsidR="0060288C" w:rsidRPr="00B43077" w:rsidRDefault="00C36AD4">
            <w:pPr>
              <w:spacing w:after="0" w:line="360" w:lineRule="auto"/>
              <w:jc w:val="center"/>
              <w:rPr>
                <w:rFonts w:ascii="Times New Roman" w:hAnsi="Times New Roman" w:cs="Times New Roman"/>
                <w:szCs w:val="24"/>
              </w:rPr>
            </w:pPr>
            <w:r w:rsidRPr="00B43077">
              <w:rPr>
                <w:rFonts w:ascii="Times New Roman" w:hAnsi="Times New Roman" w:cs="Times New Roman"/>
                <w:szCs w:val="24"/>
              </w:rPr>
              <w:t>2</w:t>
            </w:r>
          </w:p>
        </w:tc>
        <w:tc>
          <w:tcPr>
            <w:tcW w:w="870" w:type="dxa"/>
            <w:vAlign w:val="center"/>
          </w:tcPr>
          <w:p w14:paraId="374B1D7B" w14:textId="77777777" w:rsidR="0060288C" w:rsidRPr="00B43077" w:rsidRDefault="00C36AD4">
            <w:pPr>
              <w:spacing w:after="0" w:line="360" w:lineRule="auto"/>
              <w:jc w:val="center"/>
              <w:rPr>
                <w:rFonts w:ascii="Times New Roman" w:hAnsi="Times New Roman" w:cs="Times New Roman"/>
              </w:rPr>
            </w:pPr>
            <w:r w:rsidRPr="00B43077">
              <w:rPr>
                <w:rFonts w:ascii="Times New Roman" w:hAnsi="Times New Roman" w:cs="Times New Roman"/>
              </w:rPr>
              <w:t>0.2</w:t>
            </w:r>
          </w:p>
        </w:tc>
        <w:tc>
          <w:tcPr>
            <w:tcW w:w="3660" w:type="dxa"/>
            <w:vAlign w:val="center"/>
          </w:tcPr>
          <w:p w14:paraId="57B6D472" w14:textId="77777777" w:rsidR="0060288C" w:rsidRPr="00B43077" w:rsidRDefault="0060288C" w:rsidP="00947416">
            <w:pPr>
              <w:spacing w:after="0" w:line="360" w:lineRule="auto"/>
              <w:rPr>
                <w:rFonts w:ascii="Times New Roman" w:hAnsi="Times New Roman" w:cs="Times New Roman"/>
              </w:rPr>
            </w:pPr>
          </w:p>
        </w:tc>
        <w:tc>
          <w:tcPr>
            <w:tcW w:w="1140" w:type="dxa"/>
            <w:vAlign w:val="center"/>
          </w:tcPr>
          <w:p w14:paraId="1C00EE4F"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6AC31ED1"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5A823B20" w14:textId="77777777" w:rsidR="0060288C" w:rsidRPr="00B43077" w:rsidRDefault="0060288C">
            <w:pPr>
              <w:spacing w:after="0" w:line="360" w:lineRule="auto"/>
              <w:jc w:val="center"/>
              <w:rPr>
                <w:rFonts w:ascii="Times New Roman" w:hAnsi="Times New Roman" w:cs="Times New Roman"/>
              </w:rPr>
            </w:pPr>
          </w:p>
        </w:tc>
      </w:tr>
      <w:tr w:rsidR="0060288C" w:rsidRPr="00B43077" w14:paraId="0A48D119" w14:textId="77777777">
        <w:trPr>
          <w:trHeight w:val="293"/>
          <w:jc w:val="center"/>
        </w:trPr>
        <w:tc>
          <w:tcPr>
            <w:tcW w:w="736" w:type="dxa"/>
            <w:vAlign w:val="center"/>
          </w:tcPr>
          <w:p w14:paraId="4A228769" w14:textId="77777777" w:rsidR="0060288C" w:rsidRPr="00B43077" w:rsidRDefault="00C36AD4">
            <w:pPr>
              <w:spacing w:after="0" w:line="360" w:lineRule="auto"/>
              <w:jc w:val="center"/>
              <w:rPr>
                <w:rFonts w:ascii="Times New Roman" w:hAnsi="Times New Roman" w:cs="Times New Roman"/>
                <w:szCs w:val="24"/>
              </w:rPr>
            </w:pPr>
            <w:r w:rsidRPr="00B43077">
              <w:rPr>
                <w:rFonts w:ascii="Times New Roman" w:hAnsi="Times New Roman" w:cs="Times New Roman"/>
                <w:szCs w:val="24"/>
              </w:rPr>
              <w:t>3</w:t>
            </w:r>
          </w:p>
        </w:tc>
        <w:tc>
          <w:tcPr>
            <w:tcW w:w="870" w:type="dxa"/>
            <w:vAlign w:val="center"/>
          </w:tcPr>
          <w:p w14:paraId="29B1A45B"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1EFB0F67"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208A9BD1"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008859A7"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09E3FC0A" w14:textId="77777777" w:rsidR="0060288C" w:rsidRPr="00B43077" w:rsidRDefault="0060288C">
            <w:pPr>
              <w:spacing w:after="0" w:line="360" w:lineRule="auto"/>
              <w:jc w:val="center"/>
              <w:rPr>
                <w:rFonts w:ascii="Times New Roman" w:hAnsi="Times New Roman" w:cs="Times New Roman"/>
              </w:rPr>
            </w:pPr>
          </w:p>
        </w:tc>
      </w:tr>
      <w:tr w:rsidR="0060288C" w:rsidRPr="00B43077" w14:paraId="11A808E8" w14:textId="77777777">
        <w:trPr>
          <w:trHeight w:val="293"/>
          <w:jc w:val="center"/>
        </w:trPr>
        <w:tc>
          <w:tcPr>
            <w:tcW w:w="736" w:type="dxa"/>
            <w:vAlign w:val="center"/>
          </w:tcPr>
          <w:p w14:paraId="268A534F" w14:textId="77777777" w:rsidR="0060288C" w:rsidRPr="00B43077" w:rsidRDefault="00C36AD4">
            <w:pPr>
              <w:spacing w:after="0" w:line="360" w:lineRule="auto"/>
              <w:jc w:val="center"/>
              <w:rPr>
                <w:rFonts w:ascii="Times New Roman" w:hAnsi="Times New Roman" w:cs="Times New Roman"/>
                <w:szCs w:val="24"/>
              </w:rPr>
            </w:pPr>
            <w:r w:rsidRPr="00B43077">
              <w:rPr>
                <w:rFonts w:ascii="Times New Roman" w:hAnsi="Times New Roman" w:cs="Times New Roman"/>
                <w:szCs w:val="24"/>
              </w:rPr>
              <w:t>4</w:t>
            </w:r>
          </w:p>
        </w:tc>
        <w:tc>
          <w:tcPr>
            <w:tcW w:w="870" w:type="dxa"/>
            <w:vAlign w:val="center"/>
          </w:tcPr>
          <w:p w14:paraId="23AAC7C5"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69BE8607"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4D28983E"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29654EA7"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2E872520" w14:textId="77777777" w:rsidR="0060288C" w:rsidRPr="00B43077" w:rsidRDefault="0060288C">
            <w:pPr>
              <w:spacing w:after="0" w:line="360" w:lineRule="auto"/>
              <w:jc w:val="center"/>
              <w:rPr>
                <w:rFonts w:ascii="Times New Roman" w:hAnsi="Times New Roman" w:cs="Times New Roman"/>
              </w:rPr>
            </w:pPr>
          </w:p>
        </w:tc>
      </w:tr>
      <w:tr w:rsidR="0060288C" w:rsidRPr="00B43077" w14:paraId="64137B15" w14:textId="77777777">
        <w:trPr>
          <w:trHeight w:val="293"/>
          <w:jc w:val="center"/>
        </w:trPr>
        <w:tc>
          <w:tcPr>
            <w:tcW w:w="736" w:type="dxa"/>
            <w:vAlign w:val="center"/>
          </w:tcPr>
          <w:p w14:paraId="766A5C4F" w14:textId="77777777" w:rsidR="0060288C" w:rsidRPr="00B43077" w:rsidRDefault="0060288C">
            <w:pPr>
              <w:spacing w:after="0" w:line="360" w:lineRule="auto"/>
              <w:jc w:val="center"/>
              <w:rPr>
                <w:rFonts w:ascii="Times New Roman" w:hAnsi="Times New Roman" w:cs="Times New Roman"/>
              </w:rPr>
            </w:pPr>
          </w:p>
        </w:tc>
        <w:tc>
          <w:tcPr>
            <w:tcW w:w="870" w:type="dxa"/>
            <w:vAlign w:val="center"/>
          </w:tcPr>
          <w:p w14:paraId="69642D18"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4322EF39"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2E404110"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720CD71B"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71A50DE8" w14:textId="77777777" w:rsidR="0060288C" w:rsidRPr="00B43077" w:rsidRDefault="0060288C">
            <w:pPr>
              <w:spacing w:after="0" w:line="360" w:lineRule="auto"/>
              <w:jc w:val="center"/>
              <w:rPr>
                <w:rFonts w:ascii="Times New Roman" w:hAnsi="Times New Roman" w:cs="Times New Roman"/>
              </w:rPr>
            </w:pPr>
          </w:p>
        </w:tc>
      </w:tr>
      <w:tr w:rsidR="0060288C" w:rsidRPr="00B43077" w14:paraId="4661DF31" w14:textId="77777777">
        <w:trPr>
          <w:trHeight w:val="293"/>
          <w:jc w:val="center"/>
        </w:trPr>
        <w:tc>
          <w:tcPr>
            <w:tcW w:w="736" w:type="dxa"/>
            <w:vAlign w:val="center"/>
          </w:tcPr>
          <w:p w14:paraId="5A65D3EE" w14:textId="77777777" w:rsidR="0060288C" w:rsidRPr="00B43077" w:rsidRDefault="0060288C">
            <w:pPr>
              <w:spacing w:after="0" w:line="360" w:lineRule="auto"/>
              <w:jc w:val="center"/>
              <w:rPr>
                <w:rFonts w:ascii="Times New Roman" w:hAnsi="Times New Roman" w:cs="Times New Roman"/>
              </w:rPr>
            </w:pPr>
          </w:p>
        </w:tc>
        <w:tc>
          <w:tcPr>
            <w:tcW w:w="870" w:type="dxa"/>
            <w:vAlign w:val="center"/>
          </w:tcPr>
          <w:p w14:paraId="0F80429B"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4687F26D"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686C0953"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13AEAB2B"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2EE94752" w14:textId="77777777" w:rsidR="0060288C" w:rsidRPr="00B43077" w:rsidRDefault="0060288C">
            <w:pPr>
              <w:spacing w:after="0" w:line="360" w:lineRule="auto"/>
              <w:jc w:val="center"/>
              <w:rPr>
                <w:rFonts w:ascii="Times New Roman" w:hAnsi="Times New Roman" w:cs="Times New Roman"/>
              </w:rPr>
            </w:pPr>
          </w:p>
        </w:tc>
      </w:tr>
      <w:tr w:rsidR="0060288C" w:rsidRPr="00B43077" w14:paraId="0B7F4975" w14:textId="77777777">
        <w:trPr>
          <w:trHeight w:val="293"/>
          <w:jc w:val="center"/>
        </w:trPr>
        <w:tc>
          <w:tcPr>
            <w:tcW w:w="736" w:type="dxa"/>
            <w:vAlign w:val="center"/>
          </w:tcPr>
          <w:p w14:paraId="33BC42CD" w14:textId="77777777" w:rsidR="0060288C" w:rsidRPr="00B43077" w:rsidRDefault="0060288C">
            <w:pPr>
              <w:spacing w:after="0" w:line="360" w:lineRule="auto"/>
              <w:jc w:val="center"/>
              <w:rPr>
                <w:rFonts w:ascii="Times New Roman" w:hAnsi="Times New Roman" w:cs="Times New Roman"/>
              </w:rPr>
            </w:pPr>
          </w:p>
        </w:tc>
        <w:tc>
          <w:tcPr>
            <w:tcW w:w="870" w:type="dxa"/>
            <w:vAlign w:val="center"/>
          </w:tcPr>
          <w:p w14:paraId="585B90CE"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4BCF22F9"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647D9920"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41684554"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58388626" w14:textId="77777777" w:rsidR="0060288C" w:rsidRPr="00B43077" w:rsidRDefault="0060288C">
            <w:pPr>
              <w:spacing w:after="0" w:line="360" w:lineRule="auto"/>
              <w:jc w:val="center"/>
              <w:rPr>
                <w:rFonts w:ascii="Times New Roman" w:hAnsi="Times New Roman" w:cs="Times New Roman"/>
              </w:rPr>
            </w:pPr>
          </w:p>
        </w:tc>
      </w:tr>
      <w:tr w:rsidR="0060288C" w:rsidRPr="00B43077" w14:paraId="08222D80" w14:textId="77777777">
        <w:trPr>
          <w:trHeight w:val="293"/>
          <w:jc w:val="center"/>
        </w:trPr>
        <w:tc>
          <w:tcPr>
            <w:tcW w:w="736" w:type="dxa"/>
            <w:vAlign w:val="center"/>
          </w:tcPr>
          <w:p w14:paraId="2D31C554" w14:textId="77777777" w:rsidR="0060288C" w:rsidRPr="00B43077" w:rsidRDefault="0060288C">
            <w:pPr>
              <w:spacing w:after="0" w:line="360" w:lineRule="auto"/>
              <w:jc w:val="center"/>
              <w:rPr>
                <w:rFonts w:ascii="Times New Roman" w:hAnsi="Times New Roman" w:cs="Times New Roman"/>
              </w:rPr>
            </w:pPr>
          </w:p>
        </w:tc>
        <w:tc>
          <w:tcPr>
            <w:tcW w:w="870" w:type="dxa"/>
            <w:vAlign w:val="center"/>
          </w:tcPr>
          <w:p w14:paraId="696BE75A"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6B975E9B"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29154444"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2FE8A42B"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0AEED9B2" w14:textId="77777777" w:rsidR="0060288C" w:rsidRPr="00B43077" w:rsidRDefault="0060288C">
            <w:pPr>
              <w:spacing w:after="0" w:line="360" w:lineRule="auto"/>
              <w:jc w:val="center"/>
              <w:rPr>
                <w:rFonts w:ascii="Times New Roman" w:hAnsi="Times New Roman" w:cs="Times New Roman"/>
              </w:rPr>
            </w:pPr>
          </w:p>
        </w:tc>
      </w:tr>
      <w:tr w:rsidR="0060288C" w:rsidRPr="00B43077" w14:paraId="00E5BF48" w14:textId="77777777">
        <w:trPr>
          <w:trHeight w:val="293"/>
          <w:jc w:val="center"/>
        </w:trPr>
        <w:tc>
          <w:tcPr>
            <w:tcW w:w="736" w:type="dxa"/>
            <w:vAlign w:val="center"/>
          </w:tcPr>
          <w:p w14:paraId="223844F1" w14:textId="77777777" w:rsidR="0060288C" w:rsidRPr="00B43077" w:rsidRDefault="0060288C">
            <w:pPr>
              <w:spacing w:after="0" w:line="360" w:lineRule="auto"/>
              <w:jc w:val="center"/>
              <w:rPr>
                <w:rFonts w:ascii="Times New Roman" w:hAnsi="Times New Roman" w:cs="Times New Roman"/>
              </w:rPr>
            </w:pPr>
          </w:p>
        </w:tc>
        <w:tc>
          <w:tcPr>
            <w:tcW w:w="870" w:type="dxa"/>
            <w:vAlign w:val="center"/>
          </w:tcPr>
          <w:p w14:paraId="63B9A94A"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64A0709F"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7A0D5D73"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6DC6EEE0"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03C6E903" w14:textId="77777777" w:rsidR="0060288C" w:rsidRPr="00B43077" w:rsidRDefault="0060288C">
            <w:pPr>
              <w:spacing w:after="0" w:line="360" w:lineRule="auto"/>
              <w:jc w:val="center"/>
              <w:rPr>
                <w:rFonts w:ascii="Times New Roman" w:hAnsi="Times New Roman" w:cs="Times New Roman"/>
              </w:rPr>
            </w:pPr>
          </w:p>
        </w:tc>
      </w:tr>
      <w:tr w:rsidR="0060288C" w:rsidRPr="00B43077" w14:paraId="79DBD2F3" w14:textId="77777777">
        <w:trPr>
          <w:trHeight w:val="293"/>
          <w:jc w:val="center"/>
        </w:trPr>
        <w:tc>
          <w:tcPr>
            <w:tcW w:w="736" w:type="dxa"/>
            <w:vAlign w:val="center"/>
          </w:tcPr>
          <w:p w14:paraId="08E7E090" w14:textId="77777777" w:rsidR="0060288C" w:rsidRPr="00B43077" w:rsidRDefault="0060288C">
            <w:pPr>
              <w:spacing w:after="0" w:line="360" w:lineRule="auto"/>
              <w:jc w:val="center"/>
              <w:rPr>
                <w:rFonts w:ascii="Times New Roman" w:hAnsi="Times New Roman" w:cs="Times New Roman"/>
              </w:rPr>
            </w:pPr>
          </w:p>
        </w:tc>
        <w:tc>
          <w:tcPr>
            <w:tcW w:w="870" w:type="dxa"/>
            <w:vAlign w:val="center"/>
          </w:tcPr>
          <w:p w14:paraId="429E98A7"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595327AE"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66261AAC"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5EDA17DE"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6FD28240" w14:textId="77777777" w:rsidR="0060288C" w:rsidRPr="00B43077" w:rsidRDefault="0060288C">
            <w:pPr>
              <w:spacing w:after="0" w:line="360" w:lineRule="auto"/>
              <w:jc w:val="center"/>
              <w:rPr>
                <w:rFonts w:ascii="Times New Roman" w:hAnsi="Times New Roman" w:cs="Times New Roman"/>
              </w:rPr>
            </w:pPr>
          </w:p>
        </w:tc>
      </w:tr>
      <w:tr w:rsidR="0060288C" w:rsidRPr="00B43077" w14:paraId="1937ECAC" w14:textId="77777777">
        <w:trPr>
          <w:trHeight w:val="293"/>
          <w:jc w:val="center"/>
        </w:trPr>
        <w:tc>
          <w:tcPr>
            <w:tcW w:w="736" w:type="dxa"/>
            <w:vAlign w:val="center"/>
          </w:tcPr>
          <w:p w14:paraId="01389E4E" w14:textId="77777777" w:rsidR="0060288C" w:rsidRPr="00B43077" w:rsidRDefault="0060288C">
            <w:pPr>
              <w:spacing w:after="0" w:line="360" w:lineRule="auto"/>
              <w:jc w:val="center"/>
              <w:rPr>
                <w:rFonts w:ascii="Times New Roman" w:hAnsi="Times New Roman" w:cs="Times New Roman"/>
              </w:rPr>
            </w:pPr>
          </w:p>
        </w:tc>
        <w:tc>
          <w:tcPr>
            <w:tcW w:w="870" w:type="dxa"/>
            <w:vAlign w:val="center"/>
          </w:tcPr>
          <w:p w14:paraId="741DCAB5" w14:textId="77777777" w:rsidR="0060288C" w:rsidRPr="00B43077" w:rsidRDefault="0060288C">
            <w:pPr>
              <w:spacing w:after="0" w:line="360" w:lineRule="auto"/>
              <w:jc w:val="center"/>
              <w:rPr>
                <w:rFonts w:ascii="Times New Roman" w:hAnsi="Times New Roman" w:cs="Times New Roman"/>
              </w:rPr>
            </w:pPr>
          </w:p>
        </w:tc>
        <w:tc>
          <w:tcPr>
            <w:tcW w:w="3660" w:type="dxa"/>
            <w:vAlign w:val="center"/>
          </w:tcPr>
          <w:p w14:paraId="35F680AF" w14:textId="77777777" w:rsidR="0060288C" w:rsidRPr="00B43077" w:rsidRDefault="0060288C">
            <w:pPr>
              <w:spacing w:after="0" w:line="360" w:lineRule="auto"/>
              <w:jc w:val="center"/>
              <w:rPr>
                <w:rFonts w:ascii="Times New Roman" w:hAnsi="Times New Roman" w:cs="Times New Roman"/>
              </w:rPr>
            </w:pPr>
          </w:p>
        </w:tc>
        <w:tc>
          <w:tcPr>
            <w:tcW w:w="1140" w:type="dxa"/>
            <w:vAlign w:val="center"/>
          </w:tcPr>
          <w:p w14:paraId="4CB3936A" w14:textId="77777777" w:rsidR="0060288C" w:rsidRPr="00B43077" w:rsidRDefault="0060288C">
            <w:pPr>
              <w:spacing w:after="0" w:line="360" w:lineRule="auto"/>
              <w:jc w:val="center"/>
              <w:rPr>
                <w:rFonts w:ascii="Times New Roman" w:hAnsi="Times New Roman" w:cs="Times New Roman"/>
              </w:rPr>
            </w:pPr>
          </w:p>
        </w:tc>
        <w:tc>
          <w:tcPr>
            <w:tcW w:w="1335" w:type="dxa"/>
            <w:vAlign w:val="center"/>
          </w:tcPr>
          <w:p w14:paraId="202B1B2F" w14:textId="77777777" w:rsidR="0060288C" w:rsidRPr="00B43077" w:rsidRDefault="0060288C">
            <w:pPr>
              <w:spacing w:after="0" w:line="360" w:lineRule="auto"/>
              <w:jc w:val="center"/>
              <w:rPr>
                <w:rFonts w:ascii="Times New Roman" w:hAnsi="Times New Roman" w:cs="Times New Roman"/>
              </w:rPr>
            </w:pPr>
          </w:p>
        </w:tc>
        <w:tc>
          <w:tcPr>
            <w:tcW w:w="1094" w:type="dxa"/>
            <w:vAlign w:val="center"/>
          </w:tcPr>
          <w:p w14:paraId="30BE8D1A" w14:textId="77777777" w:rsidR="0060288C" w:rsidRPr="00B43077" w:rsidRDefault="0060288C">
            <w:pPr>
              <w:spacing w:after="0" w:line="360" w:lineRule="auto"/>
              <w:jc w:val="center"/>
              <w:rPr>
                <w:rFonts w:ascii="Times New Roman" w:hAnsi="Times New Roman" w:cs="Times New Roman"/>
              </w:rPr>
            </w:pPr>
          </w:p>
        </w:tc>
      </w:tr>
    </w:tbl>
    <w:p w14:paraId="117F4E3D" w14:textId="77777777" w:rsidR="0060288C" w:rsidRPr="00B43077" w:rsidRDefault="0060288C">
      <w:pPr>
        <w:spacing w:line="360" w:lineRule="auto"/>
        <w:rPr>
          <w:rFonts w:ascii="Times New Roman" w:hAnsi="Times New Roman" w:cs="Times New Roman"/>
          <w:szCs w:val="24"/>
          <w:lang w:val="en-GB"/>
        </w:rPr>
      </w:pPr>
    </w:p>
    <w:p w14:paraId="5BE94623" w14:textId="77777777" w:rsidR="0060288C" w:rsidRPr="00B43077" w:rsidRDefault="00C36AD4">
      <w:pPr>
        <w:spacing w:line="360" w:lineRule="auto"/>
        <w:rPr>
          <w:rFonts w:ascii="Times New Roman" w:hAnsi="Times New Roman" w:cs="Times New Roman"/>
          <w:b/>
          <w:szCs w:val="28"/>
          <w:lang w:val="en-GB"/>
        </w:rPr>
      </w:pPr>
      <w:r w:rsidRPr="00B43077">
        <w:rPr>
          <w:rFonts w:ascii="Times New Roman" w:hAnsi="Times New Roman" w:cs="Times New Roman"/>
          <w:b/>
          <w:szCs w:val="28"/>
          <w:lang w:val="en-GB"/>
        </w:rPr>
        <w:t>保密条款</w:t>
      </w:r>
      <w:r w:rsidRPr="00B43077">
        <w:rPr>
          <w:rFonts w:ascii="Times New Roman" w:hAnsi="Times New Roman" w:cs="Times New Roman"/>
          <w:b/>
          <w:szCs w:val="28"/>
          <w:lang w:val="en-GB"/>
        </w:rPr>
        <w:t xml:space="preserve"> </w:t>
      </w:r>
    </w:p>
    <w:p w14:paraId="1F348D99" w14:textId="77777777" w:rsidR="0060288C" w:rsidRPr="00B43077" w:rsidRDefault="00C36AD4">
      <w:pPr>
        <w:spacing w:line="360" w:lineRule="auto"/>
        <w:rPr>
          <w:rFonts w:ascii="Times New Roman" w:hAnsi="Times New Roman" w:cs="Times New Roman"/>
          <w:sz w:val="16"/>
          <w:lang w:val="en-GB"/>
        </w:rPr>
        <w:sectPr w:rsidR="0060288C" w:rsidRPr="00B43077">
          <w:headerReference w:type="default" r:id="rId9"/>
          <w:footerReference w:type="default" r:id="rId10"/>
          <w:pgSz w:w="12240" w:h="15840"/>
          <w:pgMar w:top="1440" w:right="1440" w:bottom="1440" w:left="1440" w:header="794" w:footer="964" w:gutter="0"/>
          <w:cols w:space="720"/>
          <w:docGrid w:linePitch="360"/>
        </w:sectPr>
      </w:pPr>
      <w:r w:rsidRPr="00B43077">
        <w:rPr>
          <w:rFonts w:ascii="Times New Roman" w:hAnsi="Times New Roman" w:cs="Times New Roman"/>
          <w:sz w:val="16"/>
          <w:lang w:val="en-GB"/>
        </w:rPr>
        <w:t>本文件受到版权法保护，宝能汽车保留所有权利。未经宝能的书面明确许可，不得将本文件的全部或部分影印、复制或翻译成其他语言。本文件包含的专有信息，未经宝能事先的书面许可，不能被第三方使用或借鉴。</w:t>
      </w:r>
    </w:p>
    <w:p w14:paraId="1F7C4B83" w14:textId="56306E5D" w:rsidR="00C82DA9" w:rsidRDefault="00C36AD4">
      <w:pPr>
        <w:pStyle w:val="TOC1"/>
        <w:tabs>
          <w:tab w:val="left" w:pos="440"/>
          <w:tab w:val="right" w:leader="dot" w:pos="9350"/>
        </w:tabs>
        <w:rPr>
          <w:rFonts w:eastAsiaTheme="minorEastAsia"/>
          <w:noProof/>
          <w:kern w:val="2"/>
          <w:sz w:val="21"/>
        </w:rPr>
      </w:pPr>
      <w:r w:rsidRPr="00B43077">
        <w:rPr>
          <w:rFonts w:ascii="Times New Roman" w:hAnsi="Times New Roman" w:cs="Times New Roman"/>
          <w:sz w:val="13"/>
          <w:szCs w:val="21"/>
        </w:rPr>
        <w:lastRenderedPageBreak/>
        <w:fldChar w:fldCharType="begin"/>
      </w:r>
      <w:r w:rsidRPr="00B43077">
        <w:rPr>
          <w:rFonts w:ascii="Times New Roman" w:hAnsi="Times New Roman" w:cs="Times New Roman"/>
          <w:sz w:val="13"/>
          <w:szCs w:val="21"/>
        </w:rPr>
        <w:instrText xml:space="preserve">TOC \o "1-4" \h \u </w:instrText>
      </w:r>
      <w:r w:rsidRPr="00B43077">
        <w:rPr>
          <w:rFonts w:ascii="Times New Roman" w:hAnsi="Times New Roman" w:cs="Times New Roman"/>
          <w:sz w:val="13"/>
          <w:szCs w:val="21"/>
        </w:rPr>
        <w:fldChar w:fldCharType="separate"/>
      </w:r>
      <w:hyperlink w:anchor="_Toc39649696" w:history="1">
        <w:r w:rsidR="00C82DA9" w:rsidRPr="00DB785F">
          <w:rPr>
            <w:rStyle w:val="af1"/>
            <w:rFonts w:ascii="Times New Roman" w:hAnsi="Times New Roman" w:cs="Times New Roman"/>
            <w:noProof/>
          </w:rPr>
          <w:t>1</w:t>
        </w:r>
        <w:r w:rsidR="00C82DA9">
          <w:rPr>
            <w:rFonts w:eastAsiaTheme="minorEastAsia"/>
            <w:noProof/>
            <w:kern w:val="2"/>
            <w:sz w:val="21"/>
          </w:rPr>
          <w:tab/>
        </w:r>
        <w:r w:rsidR="00C82DA9" w:rsidRPr="00DB785F">
          <w:rPr>
            <w:rStyle w:val="af1"/>
            <w:rFonts w:ascii="Times New Roman" w:hAnsi="Times New Roman" w:cs="Times New Roman"/>
            <w:noProof/>
          </w:rPr>
          <w:t>文档说明</w:t>
        </w:r>
        <w:r w:rsidR="00C82DA9">
          <w:rPr>
            <w:noProof/>
          </w:rPr>
          <w:tab/>
        </w:r>
        <w:r w:rsidR="00C82DA9">
          <w:rPr>
            <w:noProof/>
          </w:rPr>
          <w:fldChar w:fldCharType="begin"/>
        </w:r>
        <w:r w:rsidR="00C82DA9">
          <w:rPr>
            <w:noProof/>
          </w:rPr>
          <w:instrText xml:space="preserve"> PAGEREF _Toc39649696 \h </w:instrText>
        </w:r>
        <w:r w:rsidR="00C82DA9">
          <w:rPr>
            <w:noProof/>
          </w:rPr>
        </w:r>
        <w:r w:rsidR="00C82DA9">
          <w:rPr>
            <w:noProof/>
          </w:rPr>
          <w:fldChar w:fldCharType="separate"/>
        </w:r>
        <w:r w:rsidR="00C82DA9">
          <w:rPr>
            <w:noProof/>
          </w:rPr>
          <w:t>5</w:t>
        </w:r>
        <w:r w:rsidR="00C82DA9">
          <w:rPr>
            <w:noProof/>
          </w:rPr>
          <w:fldChar w:fldCharType="end"/>
        </w:r>
      </w:hyperlink>
    </w:p>
    <w:p w14:paraId="7E699DF4" w14:textId="3514A6F4" w:rsidR="00C82DA9" w:rsidRDefault="00162AF6">
      <w:pPr>
        <w:pStyle w:val="TOC2"/>
        <w:tabs>
          <w:tab w:val="left" w:pos="1260"/>
          <w:tab w:val="right" w:leader="dot" w:pos="9350"/>
        </w:tabs>
        <w:rPr>
          <w:rFonts w:eastAsiaTheme="minorEastAsia"/>
          <w:noProof/>
          <w:kern w:val="2"/>
          <w:sz w:val="21"/>
        </w:rPr>
      </w:pPr>
      <w:hyperlink w:anchor="_Toc39649697" w:history="1">
        <w:r w:rsidR="00C82DA9" w:rsidRPr="00DB785F">
          <w:rPr>
            <w:rStyle w:val="af1"/>
            <w:rFonts w:ascii="Times New Roman" w:hAnsi="Times New Roman" w:cs="Times New Roman"/>
            <w:noProof/>
          </w:rPr>
          <w:t>1.1</w:t>
        </w:r>
        <w:r w:rsidR="00C82DA9">
          <w:rPr>
            <w:rFonts w:eastAsiaTheme="minorEastAsia"/>
            <w:noProof/>
            <w:kern w:val="2"/>
            <w:sz w:val="21"/>
          </w:rPr>
          <w:tab/>
        </w:r>
        <w:r w:rsidR="00C82DA9" w:rsidRPr="00DB785F">
          <w:rPr>
            <w:rStyle w:val="af1"/>
            <w:rFonts w:ascii="Times New Roman" w:hAnsi="Times New Roman" w:cs="Times New Roman"/>
            <w:noProof/>
            <w:lang w:eastAsia="de-DE"/>
          </w:rPr>
          <w:t>目的</w:t>
        </w:r>
        <w:r w:rsidR="00C82DA9">
          <w:rPr>
            <w:noProof/>
          </w:rPr>
          <w:tab/>
        </w:r>
        <w:r w:rsidR="00C82DA9">
          <w:rPr>
            <w:noProof/>
          </w:rPr>
          <w:fldChar w:fldCharType="begin"/>
        </w:r>
        <w:r w:rsidR="00C82DA9">
          <w:rPr>
            <w:noProof/>
          </w:rPr>
          <w:instrText xml:space="preserve"> PAGEREF _Toc39649697 \h </w:instrText>
        </w:r>
        <w:r w:rsidR="00C82DA9">
          <w:rPr>
            <w:noProof/>
          </w:rPr>
        </w:r>
        <w:r w:rsidR="00C82DA9">
          <w:rPr>
            <w:noProof/>
          </w:rPr>
          <w:fldChar w:fldCharType="separate"/>
        </w:r>
        <w:r w:rsidR="00C82DA9">
          <w:rPr>
            <w:noProof/>
          </w:rPr>
          <w:t>5</w:t>
        </w:r>
        <w:r w:rsidR="00C82DA9">
          <w:rPr>
            <w:noProof/>
          </w:rPr>
          <w:fldChar w:fldCharType="end"/>
        </w:r>
      </w:hyperlink>
    </w:p>
    <w:p w14:paraId="34DD90C7" w14:textId="680A6CC0" w:rsidR="00C82DA9" w:rsidRDefault="00162AF6">
      <w:pPr>
        <w:pStyle w:val="TOC2"/>
        <w:tabs>
          <w:tab w:val="left" w:pos="1260"/>
          <w:tab w:val="right" w:leader="dot" w:pos="9350"/>
        </w:tabs>
        <w:rPr>
          <w:rFonts w:eastAsiaTheme="minorEastAsia"/>
          <w:noProof/>
          <w:kern w:val="2"/>
          <w:sz w:val="21"/>
        </w:rPr>
      </w:pPr>
      <w:hyperlink w:anchor="_Toc39649698" w:history="1">
        <w:r w:rsidR="00C82DA9" w:rsidRPr="00DB785F">
          <w:rPr>
            <w:rStyle w:val="af1"/>
            <w:rFonts w:ascii="Times New Roman" w:hAnsi="Times New Roman" w:cs="Times New Roman"/>
            <w:noProof/>
            <w:lang w:eastAsia="de-DE"/>
          </w:rPr>
          <w:t>1.2</w:t>
        </w:r>
        <w:r w:rsidR="00C82DA9">
          <w:rPr>
            <w:rFonts w:eastAsiaTheme="minorEastAsia"/>
            <w:noProof/>
            <w:kern w:val="2"/>
            <w:sz w:val="21"/>
          </w:rPr>
          <w:tab/>
        </w:r>
        <w:r w:rsidR="00C82DA9" w:rsidRPr="00DB785F">
          <w:rPr>
            <w:rStyle w:val="af1"/>
            <w:rFonts w:ascii="Times New Roman" w:hAnsi="Times New Roman" w:cs="Times New Roman"/>
            <w:noProof/>
            <w:lang w:eastAsia="de-DE"/>
          </w:rPr>
          <w:t>范围</w:t>
        </w:r>
        <w:r w:rsidR="00C82DA9">
          <w:rPr>
            <w:noProof/>
          </w:rPr>
          <w:tab/>
        </w:r>
        <w:r w:rsidR="00C82DA9">
          <w:rPr>
            <w:noProof/>
          </w:rPr>
          <w:fldChar w:fldCharType="begin"/>
        </w:r>
        <w:r w:rsidR="00C82DA9">
          <w:rPr>
            <w:noProof/>
          </w:rPr>
          <w:instrText xml:space="preserve"> PAGEREF _Toc39649698 \h </w:instrText>
        </w:r>
        <w:r w:rsidR="00C82DA9">
          <w:rPr>
            <w:noProof/>
          </w:rPr>
        </w:r>
        <w:r w:rsidR="00C82DA9">
          <w:rPr>
            <w:noProof/>
          </w:rPr>
          <w:fldChar w:fldCharType="separate"/>
        </w:r>
        <w:r w:rsidR="00C82DA9">
          <w:rPr>
            <w:noProof/>
          </w:rPr>
          <w:t>5</w:t>
        </w:r>
        <w:r w:rsidR="00C82DA9">
          <w:rPr>
            <w:noProof/>
          </w:rPr>
          <w:fldChar w:fldCharType="end"/>
        </w:r>
      </w:hyperlink>
    </w:p>
    <w:p w14:paraId="3307F4F1" w14:textId="6F0C5FE1" w:rsidR="00C82DA9" w:rsidRDefault="00162AF6">
      <w:pPr>
        <w:pStyle w:val="TOC2"/>
        <w:tabs>
          <w:tab w:val="left" w:pos="1260"/>
          <w:tab w:val="right" w:leader="dot" w:pos="9350"/>
        </w:tabs>
        <w:rPr>
          <w:rFonts w:eastAsiaTheme="minorEastAsia"/>
          <w:noProof/>
          <w:kern w:val="2"/>
          <w:sz w:val="21"/>
        </w:rPr>
      </w:pPr>
      <w:hyperlink w:anchor="_Toc39649699" w:history="1">
        <w:r w:rsidR="00C82DA9" w:rsidRPr="00DB785F">
          <w:rPr>
            <w:rStyle w:val="af1"/>
            <w:rFonts w:ascii="Times New Roman" w:hAnsi="Times New Roman" w:cs="Times New Roman"/>
            <w:noProof/>
            <w:lang w:eastAsia="de-DE"/>
          </w:rPr>
          <w:t>1.3</w:t>
        </w:r>
        <w:r w:rsidR="00C82DA9">
          <w:rPr>
            <w:rFonts w:eastAsiaTheme="minorEastAsia"/>
            <w:noProof/>
            <w:kern w:val="2"/>
            <w:sz w:val="21"/>
          </w:rPr>
          <w:tab/>
        </w:r>
        <w:r w:rsidR="00C82DA9" w:rsidRPr="00DB785F">
          <w:rPr>
            <w:rStyle w:val="af1"/>
            <w:rFonts w:ascii="Times New Roman" w:hAnsi="Times New Roman" w:cs="Times New Roman"/>
            <w:noProof/>
            <w:lang w:eastAsia="de-DE"/>
          </w:rPr>
          <w:t>参考文档</w:t>
        </w:r>
        <w:r w:rsidR="00C82DA9">
          <w:rPr>
            <w:noProof/>
          </w:rPr>
          <w:tab/>
        </w:r>
        <w:r w:rsidR="00C82DA9">
          <w:rPr>
            <w:noProof/>
          </w:rPr>
          <w:fldChar w:fldCharType="begin"/>
        </w:r>
        <w:r w:rsidR="00C82DA9">
          <w:rPr>
            <w:noProof/>
          </w:rPr>
          <w:instrText xml:space="preserve"> PAGEREF _Toc39649699 \h </w:instrText>
        </w:r>
        <w:r w:rsidR="00C82DA9">
          <w:rPr>
            <w:noProof/>
          </w:rPr>
        </w:r>
        <w:r w:rsidR="00C82DA9">
          <w:rPr>
            <w:noProof/>
          </w:rPr>
          <w:fldChar w:fldCharType="separate"/>
        </w:r>
        <w:r w:rsidR="00C82DA9">
          <w:rPr>
            <w:noProof/>
          </w:rPr>
          <w:t>5</w:t>
        </w:r>
        <w:r w:rsidR="00C82DA9">
          <w:rPr>
            <w:noProof/>
          </w:rPr>
          <w:fldChar w:fldCharType="end"/>
        </w:r>
      </w:hyperlink>
    </w:p>
    <w:p w14:paraId="534C8270" w14:textId="5C36C92A" w:rsidR="00C82DA9" w:rsidRDefault="00162AF6">
      <w:pPr>
        <w:pStyle w:val="TOC2"/>
        <w:tabs>
          <w:tab w:val="left" w:pos="1260"/>
          <w:tab w:val="right" w:leader="dot" w:pos="9350"/>
        </w:tabs>
        <w:rPr>
          <w:rFonts w:eastAsiaTheme="minorEastAsia"/>
          <w:noProof/>
          <w:kern w:val="2"/>
          <w:sz w:val="21"/>
        </w:rPr>
      </w:pPr>
      <w:hyperlink w:anchor="_Toc39649700" w:history="1">
        <w:r w:rsidR="00C82DA9" w:rsidRPr="00DB785F">
          <w:rPr>
            <w:rStyle w:val="af1"/>
            <w:rFonts w:ascii="Times New Roman" w:hAnsi="Times New Roman" w:cs="Times New Roman"/>
            <w:noProof/>
            <w:lang w:eastAsia="de-DE"/>
          </w:rPr>
          <w:t>1.4</w:t>
        </w:r>
        <w:r w:rsidR="00C82DA9">
          <w:rPr>
            <w:rFonts w:eastAsiaTheme="minorEastAsia"/>
            <w:noProof/>
            <w:kern w:val="2"/>
            <w:sz w:val="21"/>
          </w:rPr>
          <w:tab/>
        </w:r>
        <w:r w:rsidR="00C82DA9" w:rsidRPr="00DB785F">
          <w:rPr>
            <w:rStyle w:val="af1"/>
            <w:rFonts w:ascii="Times New Roman" w:hAnsi="Times New Roman" w:cs="Times New Roman"/>
            <w:noProof/>
            <w:lang w:eastAsia="de-DE"/>
          </w:rPr>
          <w:t>术语、定义</w:t>
        </w:r>
        <w:r w:rsidR="00C82DA9">
          <w:rPr>
            <w:noProof/>
          </w:rPr>
          <w:tab/>
        </w:r>
        <w:r w:rsidR="00C82DA9">
          <w:rPr>
            <w:noProof/>
          </w:rPr>
          <w:fldChar w:fldCharType="begin"/>
        </w:r>
        <w:r w:rsidR="00C82DA9">
          <w:rPr>
            <w:noProof/>
          </w:rPr>
          <w:instrText xml:space="preserve"> PAGEREF _Toc39649700 \h </w:instrText>
        </w:r>
        <w:r w:rsidR="00C82DA9">
          <w:rPr>
            <w:noProof/>
          </w:rPr>
        </w:r>
        <w:r w:rsidR="00C82DA9">
          <w:rPr>
            <w:noProof/>
          </w:rPr>
          <w:fldChar w:fldCharType="separate"/>
        </w:r>
        <w:r w:rsidR="00C82DA9">
          <w:rPr>
            <w:noProof/>
          </w:rPr>
          <w:t>5</w:t>
        </w:r>
        <w:r w:rsidR="00C82DA9">
          <w:rPr>
            <w:noProof/>
          </w:rPr>
          <w:fldChar w:fldCharType="end"/>
        </w:r>
      </w:hyperlink>
    </w:p>
    <w:p w14:paraId="3934E811" w14:textId="2C091656" w:rsidR="00C82DA9" w:rsidRDefault="00162AF6">
      <w:pPr>
        <w:pStyle w:val="TOC2"/>
        <w:tabs>
          <w:tab w:val="left" w:pos="1260"/>
          <w:tab w:val="right" w:leader="dot" w:pos="9350"/>
        </w:tabs>
        <w:rPr>
          <w:rFonts w:eastAsiaTheme="minorEastAsia"/>
          <w:noProof/>
          <w:kern w:val="2"/>
          <w:sz w:val="21"/>
        </w:rPr>
      </w:pPr>
      <w:hyperlink w:anchor="_Toc39649701" w:history="1">
        <w:r w:rsidR="00C82DA9" w:rsidRPr="00DB785F">
          <w:rPr>
            <w:rStyle w:val="af1"/>
            <w:rFonts w:ascii="Times New Roman" w:hAnsi="Times New Roman" w:cs="Times New Roman"/>
            <w:noProof/>
            <w:lang w:eastAsia="de-DE"/>
          </w:rPr>
          <w:t>1.5</w:t>
        </w:r>
        <w:r w:rsidR="00C82DA9">
          <w:rPr>
            <w:rFonts w:eastAsiaTheme="minorEastAsia"/>
            <w:noProof/>
            <w:kern w:val="2"/>
            <w:sz w:val="21"/>
          </w:rPr>
          <w:tab/>
        </w:r>
        <w:r w:rsidR="00C82DA9" w:rsidRPr="00DB785F">
          <w:rPr>
            <w:rStyle w:val="af1"/>
            <w:rFonts w:ascii="Times New Roman" w:hAnsi="Times New Roman" w:cs="Times New Roman"/>
            <w:noProof/>
            <w:lang w:eastAsia="de-DE"/>
          </w:rPr>
          <w:t>约束</w:t>
        </w:r>
        <w:r w:rsidR="00C82DA9">
          <w:rPr>
            <w:noProof/>
          </w:rPr>
          <w:tab/>
        </w:r>
        <w:r w:rsidR="00C82DA9">
          <w:rPr>
            <w:noProof/>
          </w:rPr>
          <w:fldChar w:fldCharType="begin"/>
        </w:r>
        <w:r w:rsidR="00C82DA9">
          <w:rPr>
            <w:noProof/>
          </w:rPr>
          <w:instrText xml:space="preserve"> PAGEREF _Toc39649701 \h </w:instrText>
        </w:r>
        <w:r w:rsidR="00C82DA9">
          <w:rPr>
            <w:noProof/>
          </w:rPr>
        </w:r>
        <w:r w:rsidR="00C82DA9">
          <w:rPr>
            <w:noProof/>
          </w:rPr>
          <w:fldChar w:fldCharType="separate"/>
        </w:r>
        <w:r w:rsidR="00C82DA9">
          <w:rPr>
            <w:noProof/>
          </w:rPr>
          <w:t>6</w:t>
        </w:r>
        <w:r w:rsidR="00C82DA9">
          <w:rPr>
            <w:noProof/>
          </w:rPr>
          <w:fldChar w:fldCharType="end"/>
        </w:r>
      </w:hyperlink>
    </w:p>
    <w:p w14:paraId="3DB7A4CD" w14:textId="0BE3596F" w:rsidR="00C82DA9" w:rsidRDefault="00162AF6">
      <w:pPr>
        <w:pStyle w:val="TOC1"/>
        <w:tabs>
          <w:tab w:val="left" w:pos="440"/>
          <w:tab w:val="right" w:leader="dot" w:pos="9350"/>
        </w:tabs>
        <w:rPr>
          <w:rFonts w:eastAsiaTheme="minorEastAsia"/>
          <w:noProof/>
          <w:kern w:val="2"/>
          <w:sz w:val="21"/>
        </w:rPr>
      </w:pPr>
      <w:hyperlink w:anchor="_Toc39649702" w:history="1">
        <w:r w:rsidR="00C82DA9" w:rsidRPr="00DB785F">
          <w:rPr>
            <w:rStyle w:val="af1"/>
            <w:rFonts w:ascii="Times New Roman" w:hAnsi="Times New Roman" w:cs="Times New Roman"/>
            <w:noProof/>
          </w:rPr>
          <w:t>2</w:t>
        </w:r>
        <w:r w:rsidR="00C82DA9">
          <w:rPr>
            <w:rFonts w:eastAsiaTheme="minorEastAsia"/>
            <w:noProof/>
            <w:kern w:val="2"/>
            <w:sz w:val="21"/>
          </w:rPr>
          <w:tab/>
        </w:r>
        <w:r w:rsidR="00C82DA9" w:rsidRPr="00DB785F">
          <w:rPr>
            <w:rStyle w:val="af1"/>
            <w:rFonts w:ascii="Times New Roman" w:hAnsi="Times New Roman" w:cs="Times New Roman"/>
            <w:noProof/>
          </w:rPr>
          <w:t>产品概要</w:t>
        </w:r>
        <w:r w:rsidR="00C82DA9">
          <w:rPr>
            <w:noProof/>
          </w:rPr>
          <w:tab/>
        </w:r>
        <w:r w:rsidR="00C82DA9">
          <w:rPr>
            <w:noProof/>
          </w:rPr>
          <w:fldChar w:fldCharType="begin"/>
        </w:r>
        <w:r w:rsidR="00C82DA9">
          <w:rPr>
            <w:noProof/>
          </w:rPr>
          <w:instrText xml:space="preserve"> PAGEREF _Toc39649702 \h </w:instrText>
        </w:r>
        <w:r w:rsidR="00C82DA9">
          <w:rPr>
            <w:noProof/>
          </w:rPr>
        </w:r>
        <w:r w:rsidR="00C82DA9">
          <w:rPr>
            <w:noProof/>
          </w:rPr>
          <w:fldChar w:fldCharType="separate"/>
        </w:r>
        <w:r w:rsidR="00C82DA9">
          <w:rPr>
            <w:noProof/>
          </w:rPr>
          <w:t>6</w:t>
        </w:r>
        <w:r w:rsidR="00C82DA9">
          <w:rPr>
            <w:noProof/>
          </w:rPr>
          <w:fldChar w:fldCharType="end"/>
        </w:r>
      </w:hyperlink>
    </w:p>
    <w:p w14:paraId="493A1108" w14:textId="70E71F62" w:rsidR="00C82DA9" w:rsidRDefault="00162AF6">
      <w:pPr>
        <w:pStyle w:val="TOC2"/>
        <w:tabs>
          <w:tab w:val="left" w:pos="1260"/>
          <w:tab w:val="right" w:leader="dot" w:pos="9350"/>
        </w:tabs>
        <w:rPr>
          <w:rFonts w:eastAsiaTheme="minorEastAsia"/>
          <w:noProof/>
          <w:kern w:val="2"/>
          <w:sz w:val="21"/>
        </w:rPr>
      </w:pPr>
      <w:hyperlink w:anchor="_Toc39649703" w:history="1">
        <w:r w:rsidR="00C82DA9" w:rsidRPr="00DB785F">
          <w:rPr>
            <w:rStyle w:val="af1"/>
            <w:rFonts w:ascii="Times New Roman" w:hAnsi="Times New Roman" w:cs="Times New Roman"/>
            <w:noProof/>
          </w:rPr>
          <w:t>2.1</w:t>
        </w:r>
        <w:r w:rsidR="00C82DA9">
          <w:rPr>
            <w:rFonts w:eastAsiaTheme="minorEastAsia"/>
            <w:noProof/>
            <w:kern w:val="2"/>
            <w:sz w:val="21"/>
          </w:rPr>
          <w:tab/>
        </w:r>
        <w:r w:rsidR="00C82DA9" w:rsidRPr="00DB785F">
          <w:rPr>
            <w:rStyle w:val="af1"/>
            <w:rFonts w:ascii="Times New Roman" w:hAnsi="Times New Roman" w:cs="Times New Roman"/>
            <w:noProof/>
          </w:rPr>
          <w:t>产品背景及目标</w:t>
        </w:r>
        <w:r w:rsidR="00C82DA9">
          <w:rPr>
            <w:noProof/>
          </w:rPr>
          <w:tab/>
        </w:r>
        <w:r w:rsidR="00C82DA9">
          <w:rPr>
            <w:noProof/>
          </w:rPr>
          <w:fldChar w:fldCharType="begin"/>
        </w:r>
        <w:r w:rsidR="00C82DA9">
          <w:rPr>
            <w:noProof/>
          </w:rPr>
          <w:instrText xml:space="preserve"> PAGEREF _Toc39649703 \h </w:instrText>
        </w:r>
        <w:r w:rsidR="00C82DA9">
          <w:rPr>
            <w:noProof/>
          </w:rPr>
        </w:r>
        <w:r w:rsidR="00C82DA9">
          <w:rPr>
            <w:noProof/>
          </w:rPr>
          <w:fldChar w:fldCharType="separate"/>
        </w:r>
        <w:r w:rsidR="00C82DA9">
          <w:rPr>
            <w:noProof/>
          </w:rPr>
          <w:t>6</w:t>
        </w:r>
        <w:r w:rsidR="00C82DA9">
          <w:rPr>
            <w:noProof/>
          </w:rPr>
          <w:fldChar w:fldCharType="end"/>
        </w:r>
      </w:hyperlink>
    </w:p>
    <w:p w14:paraId="53AC4176" w14:textId="772B7149" w:rsidR="00C82DA9" w:rsidRDefault="00162AF6">
      <w:pPr>
        <w:pStyle w:val="TOC2"/>
        <w:tabs>
          <w:tab w:val="left" w:pos="1260"/>
          <w:tab w:val="right" w:leader="dot" w:pos="9350"/>
        </w:tabs>
        <w:rPr>
          <w:rFonts w:eastAsiaTheme="minorEastAsia"/>
          <w:noProof/>
          <w:kern w:val="2"/>
          <w:sz w:val="21"/>
        </w:rPr>
      </w:pPr>
      <w:hyperlink w:anchor="_Toc39649704" w:history="1">
        <w:r w:rsidR="00C82DA9" w:rsidRPr="00DB785F">
          <w:rPr>
            <w:rStyle w:val="af1"/>
            <w:rFonts w:ascii="Times New Roman" w:hAnsi="Times New Roman" w:cs="Times New Roman"/>
            <w:noProof/>
            <w:lang w:eastAsia="de-DE"/>
          </w:rPr>
          <w:t>2.2</w:t>
        </w:r>
        <w:r w:rsidR="00C82DA9">
          <w:rPr>
            <w:rFonts w:eastAsiaTheme="minorEastAsia"/>
            <w:noProof/>
            <w:kern w:val="2"/>
            <w:sz w:val="21"/>
          </w:rPr>
          <w:tab/>
        </w:r>
        <w:r w:rsidR="00C82DA9" w:rsidRPr="00DB785F">
          <w:rPr>
            <w:rStyle w:val="af1"/>
            <w:rFonts w:ascii="Times New Roman" w:hAnsi="Times New Roman" w:cs="Times New Roman"/>
            <w:noProof/>
          </w:rPr>
          <w:t>产品定位</w:t>
        </w:r>
        <w:r w:rsidR="00C82DA9">
          <w:rPr>
            <w:noProof/>
          </w:rPr>
          <w:tab/>
        </w:r>
        <w:r w:rsidR="00C82DA9">
          <w:rPr>
            <w:noProof/>
          </w:rPr>
          <w:fldChar w:fldCharType="begin"/>
        </w:r>
        <w:r w:rsidR="00C82DA9">
          <w:rPr>
            <w:noProof/>
          </w:rPr>
          <w:instrText xml:space="preserve"> PAGEREF _Toc39649704 \h </w:instrText>
        </w:r>
        <w:r w:rsidR="00C82DA9">
          <w:rPr>
            <w:noProof/>
          </w:rPr>
        </w:r>
        <w:r w:rsidR="00C82DA9">
          <w:rPr>
            <w:noProof/>
          </w:rPr>
          <w:fldChar w:fldCharType="separate"/>
        </w:r>
        <w:r w:rsidR="00C82DA9">
          <w:rPr>
            <w:noProof/>
          </w:rPr>
          <w:t>7</w:t>
        </w:r>
        <w:r w:rsidR="00C82DA9">
          <w:rPr>
            <w:noProof/>
          </w:rPr>
          <w:fldChar w:fldCharType="end"/>
        </w:r>
      </w:hyperlink>
    </w:p>
    <w:p w14:paraId="125838BE" w14:textId="33A9D3B6" w:rsidR="00C82DA9" w:rsidRDefault="00162AF6">
      <w:pPr>
        <w:pStyle w:val="TOC2"/>
        <w:tabs>
          <w:tab w:val="left" w:pos="1260"/>
          <w:tab w:val="right" w:leader="dot" w:pos="9350"/>
        </w:tabs>
        <w:rPr>
          <w:rFonts w:eastAsiaTheme="minorEastAsia"/>
          <w:noProof/>
          <w:kern w:val="2"/>
          <w:sz w:val="21"/>
        </w:rPr>
      </w:pPr>
      <w:hyperlink w:anchor="_Toc39649705" w:history="1">
        <w:r w:rsidR="00C82DA9" w:rsidRPr="00DB785F">
          <w:rPr>
            <w:rStyle w:val="af1"/>
            <w:rFonts w:ascii="Times New Roman" w:hAnsi="Times New Roman" w:cs="Times New Roman"/>
            <w:noProof/>
            <w:lang w:eastAsia="de-DE"/>
          </w:rPr>
          <w:t>2.3</w:t>
        </w:r>
        <w:r w:rsidR="00C82DA9">
          <w:rPr>
            <w:rFonts w:eastAsiaTheme="minorEastAsia"/>
            <w:noProof/>
            <w:kern w:val="2"/>
            <w:sz w:val="21"/>
          </w:rPr>
          <w:tab/>
        </w:r>
        <w:r w:rsidR="00C82DA9" w:rsidRPr="00DB785F">
          <w:rPr>
            <w:rStyle w:val="af1"/>
            <w:rFonts w:ascii="Times New Roman" w:hAnsi="Times New Roman" w:cs="Times New Roman"/>
            <w:noProof/>
          </w:rPr>
          <w:t>产品概述</w:t>
        </w:r>
        <w:r w:rsidR="00C82DA9">
          <w:rPr>
            <w:noProof/>
          </w:rPr>
          <w:tab/>
        </w:r>
        <w:r w:rsidR="00C82DA9">
          <w:rPr>
            <w:noProof/>
          </w:rPr>
          <w:fldChar w:fldCharType="begin"/>
        </w:r>
        <w:r w:rsidR="00C82DA9">
          <w:rPr>
            <w:noProof/>
          </w:rPr>
          <w:instrText xml:space="preserve"> PAGEREF _Toc39649705 \h </w:instrText>
        </w:r>
        <w:r w:rsidR="00C82DA9">
          <w:rPr>
            <w:noProof/>
          </w:rPr>
        </w:r>
        <w:r w:rsidR="00C82DA9">
          <w:rPr>
            <w:noProof/>
          </w:rPr>
          <w:fldChar w:fldCharType="separate"/>
        </w:r>
        <w:r w:rsidR="00C82DA9">
          <w:rPr>
            <w:noProof/>
          </w:rPr>
          <w:t>7</w:t>
        </w:r>
        <w:r w:rsidR="00C82DA9">
          <w:rPr>
            <w:noProof/>
          </w:rPr>
          <w:fldChar w:fldCharType="end"/>
        </w:r>
      </w:hyperlink>
    </w:p>
    <w:p w14:paraId="5D858193" w14:textId="24946F23" w:rsidR="00C82DA9" w:rsidRDefault="00162AF6">
      <w:pPr>
        <w:pStyle w:val="TOC3"/>
        <w:tabs>
          <w:tab w:val="left" w:pos="1260"/>
          <w:tab w:val="right" w:leader="dot" w:pos="9350"/>
        </w:tabs>
        <w:rPr>
          <w:rFonts w:eastAsiaTheme="minorEastAsia"/>
          <w:noProof/>
          <w:kern w:val="2"/>
          <w:sz w:val="21"/>
        </w:rPr>
      </w:pPr>
      <w:hyperlink w:anchor="_Toc39649706" w:history="1">
        <w:r w:rsidR="00C82DA9" w:rsidRPr="00DB785F">
          <w:rPr>
            <w:rStyle w:val="af1"/>
            <w:rFonts w:ascii="Times New Roman" w:hAnsi="Times New Roman" w:cs="Times New Roman"/>
            <w:i/>
            <w:iCs/>
            <w:noProof/>
            <w:lang w:eastAsia="de-DE"/>
          </w:rPr>
          <w:t>2.3.1</w:t>
        </w:r>
        <w:r w:rsidR="00C82DA9">
          <w:rPr>
            <w:rFonts w:eastAsiaTheme="minorEastAsia"/>
            <w:noProof/>
            <w:kern w:val="2"/>
            <w:sz w:val="21"/>
          </w:rPr>
          <w:tab/>
        </w:r>
        <w:r w:rsidR="00C82DA9" w:rsidRPr="00DB785F">
          <w:rPr>
            <w:rStyle w:val="af1"/>
            <w:rFonts w:ascii="Times New Roman" w:hAnsi="Times New Roman" w:cs="Times New Roman"/>
            <w:noProof/>
          </w:rPr>
          <w:t>整体业务架构</w:t>
        </w:r>
        <w:r w:rsidR="00C82DA9">
          <w:rPr>
            <w:noProof/>
          </w:rPr>
          <w:tab/>
        </w:r>
        <w:r w:rsidR="00C82DA9">
          <w:rPr>
            <w:noProof/>
          </w:rPr>
          <w:fldChar w:fldCharType="begin"/>
        </w:r>
        <w:r w:rsidR="00C82DA9">
          <w:rPr>
            <w:noProof/>
          </w:rPr>
          <w:instrText xml:space="preserve"> PAGEREF _Toc39649706 \h </w:instrText>
        </w:r>
        <w:r w:rsidR="00C82DA9">
          <w:rPr>
            <w:noProof/>
          </w:rPr>
        </w:r>
        <w:r w:rsidR="00C82DA9">
          <w:rPr>
            <w:noProof/>
          </w:rPr>
          <w:fldChar w:fldCharType="separate"/>
        </w:r>
        <w:r w:rsidR="00C82DA9">
          <w:rPr>
            <w:noProof/>
          </w:rPr>
          <w:t>8</w:t>
        </w:r>
        <w:r w:rsidR="00C82DA9">
          <w:rPr>
            <w:noProof/>
          </w:rPr>
          <w:fldChar w:fldCharType="end"/>
        </w:r>
      </w:hyperlink>
    </w:p>
    <w:p w14:paraId="65C8D937" w14:textId="517D5008" w:rsidR="00C82DA9" w:rsidRDefault="00162AF6">
      <w:pPr>
        <w:pStyle w:val="TOC3"/>
        <w:tabs>
          <w:tab w:val="left" w:pos="1260"/>
          <w:tab w:val="right" w:leader="dot" w:pos="9350"/>
        </w:tabs>
        <w:rPr>
          <w:rFonts w:eastAsiaTheme="minorEastAsia"/>
          <w:noProof/>
          <w:kern w:val="2"/>
          <w:sz w:val="21"/>
        </w:rPr>
      </w:pPr>
      <w:hyperlink w:anchor="_Toc39649707" w:history="1">
        <w:r w:rsidR="00C82DA9" w:rsidRPr="00DB785F">
          <w:rPr>
            <w:rStyle w:val="af1"/>
            <w:rFonts w:ascii="Times New Roman" w:hAnsi="Times New Roman" w:cs="Times New Roman"/>
            <w:noProof/>
          </w:rPr>
          <w:t>2.3.2</w:t>
        </w:r>
        <w:r w:rsidR="00C82DA9">
          <w:rPr>
            <w:rFonts w:eastAsiaTheme="minorEastAsia"/>
            <w:noProof/>
            <w:kern w:val="2"/>
            <w:sz w:val="21"/>
          </w:rPr>
          <w:tab/>
        </w:r>
        <w:r w:rsidR="00C82DA9" w:rsidRPr="00DB785F">
          <w:rPr>
            <w:rStyle w:val="af1"/>
            <w:rFonts w:ascii="Times New Roman" w:hAnsi="Times New Roman" w:cs="Times New Roman"/>
            <w:noProof/>
          </w:rPr>
          <w:t>蓝牙钥匙产品框架</w:t>
        </w:r>
        <w:r w:rsidR="00C82DA9">
          <w:rPr>
            <w:noProof/>
          </w:rPr>
          <w:tab/>
        </w:r>
        <w:r w:rsidR="00C82DA9">
          <w:rPr>
            <w:noProof/>
          </w:rPr>
          <w:fldChar w:fldCharType="begin"/>
        </w:r>
        <w:r w:rsidR="00C82DA9">
          <w:rPr>
            <w:noProof/>
          </w:rPr>
          <w:instrText xml:space="preserve"> PAGEREF _Toc39649707 \h </w:instrText>
        </w:r>
        <w:r w:rsidR="00C82DA9">
          <w:rPr>
            <w:noProof/>
          </w:rPr>
        </w:r>
        <w:r w:rsidR="00C82DA9">
          <w:rPr>
            <w:noProof/>
          </w:rPr>
          <w:fldChar w:fldCharType="separate"/>
        </w:r>
        <w:r w:rsidR="00C82DA9">
          <w:rPr>
            <w:noProof/>
          </w:rPr>
          <w:t>9</w:t>
        </w:r>
        <w:r w:rsidR="00C82DA9">
          <w:rPr>
            <w:noProof/>
          </w:rPr>
          <w:fldChar w:fldCharType="end"/>
        </w:r>
      </w:hyperlink>
    </w:p>
    <w:p w14:paraId="6541F3A3" w14:textId="1BB17701" w:rsidR="00C82DA9" w:rsidRDefault="00162AF6">
      <w:pPr>
        <w:pStyle w:val="TOC1"/>
        <w:tabs>
          <w:tab w:val="left" w:pos="440"/>
          <w:tab w:val="right" w:leader="dot" w:pos="9350"/>
        </w:tabs>
        <w:rPr>
          <w:rFonts w:eastAsiaTheme="minorEastAsia"/>
          <w:noProof/>
          <w:kern w:val="2"/>
          <w:sz w:val="21"/>
        </w:rPr>
      </w:pPr>
      <w:hyperlink w:anchor="_Toc39649708" w:history="1">
        <w:r w:rsidR="00C82DA9" w:rsidRPr="00DB785F">
          <w:rPr>
            <w:rStyle w:val="af1"/>
            <w:rFonts w:ascii="Times New Roman" w:hAnsi="Times New Roman" w:cs="Times New Roman"/>
            <w:noProof/>
            <w:lang w:eastAsia="de-DE"/>
          </w:rPr>
          <w:t>3</w:t>
        </w:r>
        <w:r w:rsidR="00C82DA9">
          <w:rPr>
            <w:rFonts w:eastAsiaTheme="minorEastAsia"/>
            <w:noProof/>
            <w:kern w:val="2"/>
            <w:sz w:val="21"/>
          </w:rPr>
          <w:tab/>
        </w:r>
        <w:r w:rsidR="00C82DA9" w:rsidRPr="00DB785F">
          <w:rPr>
            <w:rStyle w:val="af1"/>
            <w:rFonts w:ascii="Times New Roman" w:hAnsi="Times New Roman" w:cs="Times New Roman"/>
            <w:noProof/>
          </w:rPr>
          <w:t>产品功能需求</w:t>
        </w:r>
        <w:r w:rsidR="00C82DA9">
          <w:rPr>
            <w:noProof/>
          </w:rPr>
          <w:tab/>
        </w:r>
        <w:r w:rsidR="00C82DA9">
          <w:rPr>
            <w:noProof/>
          </w:rPr>
          <w:fldChar w:fldCharType="begin"/>
        </w:r>
        <w:r w:rsidR="00C82DA9">
          <w:rPr>
            <w:noProof/>
          </w:rPr>
          <w:instrText xml:space="preserve"> PAGEREF _Toc39649708 \h </w:instrText>
        </w:r>
        <w:r w:rsidR="00C82DA9">
          <w:rPr>
            <w:noProof/>
          </w:rPr>
        </w:r>
        <w:r w:rsidR="00C82DA9">
          <w:rPr>
            <w:noProof/>
          </w:rPr>
          <w:fldChar w:fldCharType="separate"/>
        </w:r>
        <w:r w:rsidR="00C82DA9">
          <w:rPr>
            <w:noProof/>
          </w:rPr>
          <w:t>11</w:t>
        </w:r>
        <w:r w:rsidR="00C82DA9">
          <w:rPr>
            <w:noProof/>
          </w:rPr>
          <w:fldChar w:fldCharType="end"/>
        </w:r>
      </w:hyperlink>
    </w:p>
    <w:p w14:paraId="2E2C9A32" w14:textId="64A50AC8" w:rsidR="00C82DA9" w:rsidRDefault="00162AF6">
      <w:pPr>
        <w:pStyle w:val="TOC2"/>
        <w:tabs>
          <w:tab w:val="left" w:pos="1260"/>
          <w:tab w:val="right" w:leader="dot" w:pos="9350"/>
        </w:tabs>
        <w:rPr>
          <w:rFonts w:eastAsiaTheme="minorEastAsia"/>
          <w:noProof/>
          <w:kern w:val="2"/>
          <w:sz w:val="21"/>
        </w:rPr>
      </w:pPr>
      <w:hyperlink w:anchor="_Toc39649709" w:history="1">
        <w:r w:rsidR="00C82DA9" w:rsidRPr="00DB785F">
          <w:rPr>
            <w:rStyle w:val="af1"/>
            <w:rFonts w:ascii="Times New Roman" w:hAnsi="Times New Roman" w:cs="Times New Roman"/>
            <w:noProof/>
            <w:lang w:eastAsia="de-DE"/>
          </w:rPr>
          <w:t>3.1</w:t>
        </w:r>
        <w:r w:rsidR="00C82DA9">
          <w:rPr>
            <w:rFonts w:eastAsiaTheme="minorEastAsia"/>
            <w:noProof/>
            <w:kern w:val="2"/>
            <w:sz w:val="21"/>
          </w:rPr>
          <w:tab/>
        </w:r>
        <w:r w:rsidR="00C82DA9" w:rsidRPr="00DB785F">
          <w:rPr>
            <w:rStyle w:val="af1"/>
            <w:rFonts w:ascii="Times New Roman" w:hAnsi="Times New Roman" w:cs="Times New Roman"/>
            <w:noProof/>
          </w:rPr>
          <w:t>服务端功能需求</w:t>
        </w:r>
        <w:r w:rsidR="00C82DA9">
          <w:rPr>
            <w:noProof/>
          </w:rPr>
          <w:tab/>
        </w:r>
        <w:r w:rsidR="00C82DA9">
          <w:rPr>
            <w:noProof/>
          </w:rPr>
          <w:fldChar w:fldCharType="begin"/>
        </w:r>
        <w:r w:rsidR="00C82DA9">
          <w:rPr>
            <w:noProof/>
          </w:rPr>
          <w:instrText xml:space="preserve"> PAGEREF _Toc39649709 \h </w:instrText>
        </w:r>
        <w:r w:rsidR="00C82DA9">
          <w:rPr>
            <w:noProof/>
          </w:rPr>
        </w:r>
        <w:r w:rsidR="00C82DA9">
          <w:rPr>
            <w:noProof/>
          </w:rPr>
          <w:fldChar w:fldCharType="separate"/>
        </w:r>
        <w:r w:rsidR="00C82DA9">
          <w:rPr>
            <w:noProof/>
          </w:rPr>
          <w:t>11</w:t>
        </w:r>
        <w:r w:rsidR="00C82DA9">
          <w:rPr>
            <w:noProof/>
          </w:rPr>
          <w:fldChar w:fldCharType="end"/>
        </w:r>
      </w:hyperlink>
    </w:p>
    <w:p w14:paraId="00242BD0" w14:textId="43E664B4" w:rsidR="00C82DA9" w:rsidRDefault="00162AF6">
      <w:pPr>
        <w:pStyle w:val="TOC3"/>
        <w:tabs>
          <w:tab w:val="left" w:pos="1260"/>
          <w:tab w:val="right" w:leader="dot" w:pos="9350"/>
        </w:tabs>
        <w:rPr>
          <w:rFonts w:eastAsiaTheme="minorEastAsia"/>
          <w:noProof/>
          <w:kern w:val="2"/>
          <w:sz w:val="21"/>
        </w:rPr>
      </w:pPr>
      <w:hyperlink w:anchor="_Toc39649710" w:history="1">
        <w:r w:rsidR="00C82DA9" w:rsidRPr="00DB785F">
          <w:rPr>
            <w:rStyle w:val="af1"/>
            <w:rFonts w:ascii="Times New Roman" w:hAnsi="Times New Roman" w:cs="Times New Roman"/>
            <w:noProof/>
          </w:rPr>
          <w:t>3.1.1</w:t>
        </w:r>
        <w:r w:rsidR="00C82DA9">
          <w:rPr>
            <w:rFonts w:eastAsiaTheme="minorEastAsia"/>
            <w:noProof/>
            <w:kern w:val="2"/>
            <w:sz w:val="21"/>
          </w:rPr>
          <w:tab/>
        </w:r>
        <w:r w:rsidR="00C82DA9" w:rsidRPr="00DB785F">
          <w:rPr>
            <w:rStyle w:val="af1"/>
            <w:rFonts w:ascii="Times New Roman" w:hAnsi="Times New Roman" w:cs="Times New Roman"/>
            <w:noProof/>
          </w:rPr>
          <w:t>车主蓝牙钥匙生成</w:t>
        </w:r>
        <w:r w:rsidR="00C82DA9">
          <w:rPr>
            <w:noProof/>
          </w:rPr>
          <w:tab/>
        </w:r>
        <w:r w:rsidR="00C82DA9">
          <w:rPr>
            <w:noProof/>
          </w:rPr>
          <w:fldChar w:fldCharType="begin"/>
        </w:r>
        <w:r w:rsidR="00C82DA9">
          <w:rPr>
            <w:noProof/>
          </w:rPr>
          <w:instrText xml:space="preserve"> PAGEREF _Toc39649710 \h </w:instrText>
        </w:r>
        <w:r w:rsidR="00C82DA9">
          <w:rPr>
            <w:noProof/>
          </w:rPr>
        </w:r>
        <w:r w:rsidR="00C82DA9">
          <w:rPr>
            <w:noProof/>
          </w:rPr>
          <w:fldChar w:fldCharType="separate"/>
        </w:r>
        <w:r w:rsidR="00C82DA9">
          <w:rPr>
            <w:noProof/>
          </w:rPr>
          <w:t>12</w:t>
        </w:r>
        <w:r w:rsidR="00C82DA9">
          <w:rPr>
            <w:noProof/>
          </w:rPr>
          <w:fldChar w:fldCharType="end"/>
        </w:r>
      </w:hyperlink>
    </w:p>
    <w:p w14:paraId="06B16E28" w14:textId="5ADCA0B4" w:rsidR="00C82DA9" w:rsidRDefault="00162AF6">
      <w:pPr>
        <w:pStyle w:val="TOC4"/>
        <w:tabs>
          <w:tab w:val="left" w:pos="2190"/>
          <w:tab w:val="right" w:leader="dot" w:pos="9350"/>
        </w:tabs>
        <w:ind w:left="1440"/>
        <w:rPr>
          <w:rFonts w:eastAsiaTheme="minorEastAsia"/>
          <w:noProof/>
          <w:kern w:val="2"/>
          <w:sz w:val="21"/>
        </w:rPr>
      </w:pPr>
      <w:hyperlink w:anchor="_Toc39649711" w:history="1">
        <w:r w:rsidR="00C82DA9" w:rsidRPr="00DB785F">
          <w:rPr>
            <w:rStyle w:val="af1"/>
            <w:rFonts w:ascii="Times New Roman" w:hAnsi="Times New Roman"/>
            <w:noProof/>
          </w:rPr>
          <w:t>3.1.1.1</w:t>
        </w:r>
        <w:r w:rsidR="00C82DA9">
          <w:rPr>
            <w:rFonts w:eastAsiaTheme="minorEastAsia"/>
            <w:noProof/>
            <w:kern w:val="2"/>
            <w:sz w:val="21"/>
          </w:rPr>
          <w:tab/>
        </w:r>
        <w:r w:rsidR="00C82DA9" w:rsidRPr="00DB785F">
          <w:rPr>
            <w:rStyle w:val="af1"/>
            <w:rFonts w:ascii="Times New Roman" w:hAnsi="Times New Roman"/>
            <w:noProof/>
          </w:rPr>
          <w:t>需求场景</w:t>
        </w:r>
        <w:r w:rsidR="00C82DA9">
          <w:rPr>
            <w:noProof/>
          </w:rPr>
          <w:tab/>
        </w:r>
        <w:r w:rsidR="00C82DA9">
          <w:rPr>
            <w:noProof/>
          </w:rPr>
          <w:fldChar w:fldCharType="begin"/>
        </w:r>
        <w:r w:rsidR="00C82DA9">
          <w:rPr>
            <w:noProof/>
          </w:rPr>
          <w:instrText xml:space="preserve"> PAGEREF _Toc39649711 \h </w:instrText>
        </w:r>
        <w:r w:rsidR="00C82DA9">
          <w:rPr>
            <w:noProof/>
          </w:rPr>
        </w:r>
        <w:r w:rsidR="00C82DA9">
          <w:rPr>
            <w:noProof/>
          </w:rPr>
          <w:fldChar w:fldCharType="separate"/>
        </w:r>
        <w:r w:rsidR="00C82DA9">
          <w:rPr>
            <w:noProof/>
          </w:rPr>
          <w:t>12</w:t>
        </w:r>
        <w:r w:rsidR="00C82DA9">
          <w:rPr>
            <w:noProof/>
          </w:rPr>
          <w:fldChar w:fldCharType="end"/>
        </w:r>
      </w:hyperlink>
    </w:p>
    <w:p w14:paraId="5FDBB2B9" w14:textId="6910FDA2" w:rsidR="00C82DA9" w:rsidRDefault="00162AF6">
      <w:pPr>
        <w:pStyle w:val="TOC4"/>
        <w:tabs>
          <w:tab w:val="left" w:pos="2190"/>
          <w:tab w:val="right" w:leader="dot" w:pos="9350"/>
        </w:tabs>
        <w:ind w:left="1440"/>
        <w:rPr>
          <w:rFonts w:eastAsiaTheme="minorEastAsia"/>
          <w:noProof/>
          <w:kern w:val="2"/>
          <w:sz w:val="21"/>
        </w:rPr>
      </w:pPr>
      <w:hyperlink w:anchor="_Toc39649712" w:history="1">
        <w:r w:rsidR="00C82DA9" w:rsidRPr="00DB785F">
          <w:rPr>
            <w:rStyle w:val="af1"/>
            <w:rFonts w:ascii="Times New Roman" w:hAnsi="Times New Roman"/>
            <w:noProof/>
          </w:rPr>
          <w:t>3.1.1.2</w:t>
        </w:r>
        <w:r w:rsidR="00C82DA9">
          <w:rPr>
            <w:rFonts w:eastAsiaTheme="minorEastAsia"/>
            <w:noProof/>
            <w:kern w:val="2"/>
            <w:sz w:val="21"/>
          </w:rPr>
          <w:tab/>
        </w:r>
        <w:r w:rsidR="00C82DA9" w:rsidRPr="00DB785F">
          <w:rPr>
            <w:rStyle w:val="af1"/>
            <w:rFonts w:ascii="Times New Roman" w:hAnsi="Times New Roman"/>
            <w:noProof/>
          </w:rPr>
          <w:t>功能描述</w:t>
        </w:r>
        <w:r w:rsidR="00C82DA9">
          <w:rPr>
            <w:noProof/>
          </w:rPr>
          <w:tab/>
        </w:r>
        <w:r w:rsidR="00C82DA9">
          <w:rPr>
            <w:noProof/>
          </w:rPr>
          <w:fldChar w:fldCharType="begin"/>
        </w:r>
        <w:r w:rsidR="00C82DA9">
          <w:rPr>
            <w:noProof/>
          </w:rPr>
          <w:instrText xml:space="preserve"> PAGEREF _Toc39649712 \h </w:instrText>
        </w:r>
        <w:r w:rsidR="00C82DA9">
          <w:rPr>
            <w:noProof/>
          </w:rPr>
        </w:r>
        <w:r w:rsidR="00C82DA9">
          <w:rPr>
            <w:noProof/>
          </w:rPr>
          <w:fldChar w:fldCharType="separate"/>
        </w:r>
        <w:r w:rsidR="00C82DA9">
          <w:rPr>
            <w:noProof/>
          </w:rPr>
          <w:t>12</w:t>
        </w:r>
        <w:r w:rsidR="00C82DA9">
          <w:rPr>
            <w:noProof/>
          </w:rPr>
          <w:fldChar w:fldCharType="end"/>
        </w:r>
      </w:hyperlink>
    </w:p>
    <w:p w14:paraId="0A644249" w14:textId="3712BD51" w:rsidR="00C82DA9" w:rsidRDefault="00162AF6">
      <w:pPr>
        <w:pStyle w:val="TOC4"/>
        <w:tabs>
          <w:tab w:val="left" w:pos="2190"/>
          <w:tab w:val="right" w:leader="dot" w:pos="9350"/>
        </w:tabs>
        <w:ind w:left="1440"/>
        <w:rPr>
          <w:rFonts w:eastAsiaTheme="minorEastAsia"/>
          <w:noProof/>
          <w:kern w:val="2"/>
          <w:sz w:val="21"/>
        </w:rPr>
      </w:pPr>
      <w:hyperlink w:anchor="_Toc39649713" w:history="1">
        <w:r w:rsidR="00C82DA9" w:rsidRPr="00DB785F">
          <w:rPr>
            <w:rStyle w:val="af1"/>
            <w:rFonts w:ascii="Times New Roman" w:hAnsi="Times New Roman"/>
            <w:noProof/>
          </w:rPr>
          <w:t>3.1.1.3</w:t>
        </w:r>
        <w:r w:rsidR="00C82DA9">
          <w:rPr>
            <w:rFonts w:eastAsiaTheme="minorEastAsia"/>
            <w:noProof/>
            <w:kern w:val="2"/>
            <w:sz w:val="21"/>
          </w:rPr>
          <w:tab/>
        </w:r>
        <w:r w:rsidR="009E5A97">
          <w:rPr>
            <w:rStyle w:val="af1"/>
            <w:rFonts w:ascii="Times New Roman" w:hAnsi="Times New Roman"/>
            <w:noProof/>
          </w:rPr>
          <w:t>业务流程图</w:t>
        </w:r>
        <w:r w:rsidR="00C82DA9">
          <w:rPr>
            <w:noProof/>
          </w:rPr>
          <w:tab/>
        </w:r>
        <w:r w:rsidR="00C82DA9">
          <w:rPr>
            <w:noProof/>
          </w:rPr>
          <w:fldChar w:fldCharType="begin"/>
        </w:r>
        <w:r w:rsidR="00C82DA9">
          <w:rPr>
            <w:noProof/>
          </w:rPr>
          <w:instrText xml:space="preserve"> PAGEREF _Toc39649713 \h </w:instrText>
        </w:r>
        <w:r w:rsidR="00C82DA9">
          <w:rPr>
            <w:noProof/>
          </w:rPr>
        </w:r>
        <w:r w:rsidR="00C82DA9">
          <w:rPr>
            <w:noProof/>
          </w:rPr>
          <w:fldChar w:fldCharType="separate"/>
        </w:r>
        <w:r w:rsidR="00C82DA9">
          <w:rPr>
            <w:noProof/>
          </w:rPr>
          <w:t>12</w:t>
        </w:r>
        <w:r w:rsidR="00C82DA9">
          <w:rPr>
            <w:noProof/>
          </w:rPr>
          <w:fldChar w:fldCharType="end"/>
        </w:r>
      </w:hyperlink>
    </w:p>
    <w:p w14:paraId="434FA1F7" w14:textId="5612E865" w:rsidR="00C82DA9" w:rsidRDefault="00162AF6">
      <w:pPr>
        <w:pStyle w:val="TOC4"/>
        <w:tabs>
          <w:tab w:val="left" w:pos="2190"/>
          <w:tab w:val="right" w:leader="dot" w:pos="9350"/>
        </w:tabs>
        <w:ind w:left="1440"/>
        <w:rPr>
          <w:rFonts w:eastAsiaTheme="minorEastAsia"/>
          <w:noProof/>
          <w:kern w:val="2"/>
          <w:sz w:val="21"/>
        </w:rPr>
      </w:pPr>
      <w:hyperlink w:anchor="_Toc39649714" w:history="1">
        <w:r w:rsidR="00C82DA9" w:rsidRPr="00DB785F">
          <w:rPr>
            <w:rStyle w:val="af1"/>
            <w:rFonts w:ascii="Times New Roman" w:hAnsi="Times New Roman"/>
            <w:noProof/>
          </w:rPr>
          <w:t>3.1.1.4</w:t>
        </w:r>
        <w:r w:rsidR="00C82DA9">
          <w:rPr>
            <w:rFonts w:eastAsiaTheme="minorEastAsia"/>
            <w:noProof/>
            <w:kern w:val="2"/>
            <w:sz w:val="21"/>
          </w:rPr>
          <w:tab/>
        </w:r>
        <w:r w:rsidR="00C82DA9" w:rsidRPr="00DB785F">
          <w:rPr>
            <w:rStyle w:val="af1"/>
            <w:rFonts w:ascii="Times New Roman" w:hAnsi="Times New Roman"/>
            <w:noProof/>
          </w:rPr>
          <w:t>需求描述</w:t>
        </w:r>
        <w:r w:rsidR="00C82DA9">
          <w:rPr>
            <w:noProof/>
          </w:rPr>
          <w:tab/>
        </w:r>
        <w:r w:rsidR="00C82DA9">
          <w:rPr>
            <w:noProof/>
          </w:rPr>
          <w:fldChar w:fldCharType="begin"/>
        </w:r>
        <w:r w:rsidR="00C82DA9">
          <w:rPr>
            <w:noProof/>
          </w:rPr>
          <w:instrText xml:space="preserve"> PAGEREF _Toc39649714 \h </w:instrText>
        </w:r>
        <w:r w:rsidR="00C82DA9">
          <w:rPr>
            <w:noProof/>
          </w:rPr>
        </w:r>
        <w:r w:rsidR="00C82DA9">
          <w:rPr>
            <w:noProof/>
          </w:rPr>
          <w:fldChar w:fldCharType="separate"/>
        </w:r>
        <w:r w:rsidR="00C82DA9">
          <w:rPr>
            <w:noProof/>
          </w:rPr>
          <w:t>12</w:t>
        </w:r>
        <w:r w:rsidR="00C82DA9">
          <w:rPr>
            <w:noProof/>
          </w:rPr>
          <w:fldChar w:fldCharType="end"/>
        </w:r>
      </w:hyperlink>
    </w:p>
    <w:p w14:paraId="61056A74" w14:textId="552C1761" w:rsidR="00C82DA9" w:rsidRDefault="00162AF6">
      <w:pPr>
        <w:pStyle w:val="TOC3"/>
        <w:tabs>
          <w:tab w:val="left" w:pos="1260"/>
          <w:tab w:val="right" w:leader="dot" w:pos="9350"/>
        </w:tabs>
        <w:rPr>
          <w:rFonts w:eastAsiaTheme="minorEastAsia"/>
          <w:noProof/>
          <w:kern w:val="2"/>
          <w:sz w:val="21"/>
        </w:rPr>
      </w:pPr>
      <w:hyperlink w:anchor="_Toc39649715" w:history="1">
        <w:r w:rsidR="00C82DA9" w:rsidRPr="00DB785F">
          <w:rPr>
            <w:rStyle w:val="af1"/>
            <w:rFonts w:ascii="Times New Roman" w:hAnsi="Times New Roman" w:cs="Times New Roman"/>
            <w:noProof/>
          </w:rPr>
          <w:t>3.1.2</w:t>
        </w:r>
        <w:r w:rsidR="00C82DA9">
          <w:rPr>
            <w:rFonts w:eastAsiaTheme="minorEastAsia"/>
            <w:noProof/>
            <w:kern w:val="2"/>
            <w:sz w:val="21"/>
          </w:rPr>
          <w:tab/>
        </w:r>
        <w:r w:rsidR="00C82DA9" w:rsidRPr="00DB785F">
          <w:rPr>
            <w:rStyle w:val="af1"/>
            <w:rFonts w:ascii="Times New Roman" w:hAnsi="Times New Roman" w:cs="Times New Roman"/>
            <w:noProof/>
          </w:rPr>
          <w:t>授权蓝牙钥匙生成</w:t>
        </w:r>
        <w:r w:rsidR="00C82DA9">
          <w:rPr>
            <w:noProof/>
          </w:rPr>
          <w:tab/>
        </w:r>
        <w:r w:rsidR="00C82DA9">
          <w:rPr>
            <w:noProof/>
          </w:rPr>
          <w:fldChar w:fldCharType="begin"/>
        </w:r>
        <w:r w:rsidR="00C82DA9">
          <w:rPr>
            <w:noProof/>
          </w:rPr>
          <w:instrText xml:space="preserve"> PAGEREF _Toc39649715 \h </w:instrText>
        </w:r>
        <w:r w:rsidR="00C82DA9">
          <w:rPr>
            <w:noProof/>
          </w:rPr>
        </w:r>
        <w:r w:rsidR="00C82DA9">
          <w:rPr>
            <w:noProof/>
          </w:rPr>
          <w:fldChar w:fldCharType="separate"/>
        </w:r>
        <w:r w:rsidR="00C82DA9">
          <w:rPr>
            <w:noProof/>
          </w:rPr>
          <w:t>13</w:t>
        </w:r>
        <w:r w:rsidR="00C82DA9">
          <w:rPr>
            <w:noProof/>
          </w:rPr>
          <w:fldChar w:fldCharType="end"/>
        </w:r>
      </w:hyperlink>
    </w:p>
    <w:p w14:paraId="27D1C94C" w14:textId="34FC8D82" w:rsidR="00C82DA9" w:rsidRDefault="00162AF6">
      <w:pPr>
        <w:pStyle w:val="TOC4"/>
        <w:tabs>
          <w:tab w:val="left" w:pos="2190"/>
          <w:tab w:val="right" w:leader="dot" w:pos="9350"/>
        </w:tabs>
        <w:ind w:left="1440"/>
        <w:rPr>
          <w:rFonts w:eastAsiaTheme="minorEastAsia"/>
          <w:noProof/>
          <w:kern w:val="2"/>
          <w:sz w:val="21"/>
        </w:rPr>
      </w:pPr>
      <w:hyperlink w:anchor="_Toc39649716" w:history="1">
        <w:r w:rsidR="00C82DA9" w:rsidRPr="00DB785F">
          <w:rPr>
            <w:rStyle w:val="af1"/>
            <w:rFonts w:ascii="Times New Roman" w:hAnsi="Times New Roman"/>
            <w:noProof/>
          </w:rPr>
          <w:t>3.1.2.1</w:t>
        </w:r>
        <w:r w:rsidR="00C82DA9">
          <w:rPr>
            <w:rFonts w:eastAsiaTheme="minorEastAsia"/>
            <w:noProof/>
            <w:kern w:val="2"/>
            <w:sz w:val="21"/>
          </w:rPr>
          <w:tab/>
        </w:r>
        <w:r w:rsidR="00C82DA9" w:rsidRPr="00DB785F">
          <w:rPr>
            <w:rStyle w:val="af1"/>
            <w:rFonts w:ascii="Times New Roman" w:hAnsi="Times New Roman"/>
            <w:noProof/>
          </w:rPr>
          <w:t>用户授权蓝牙钥匙</w:t>
        </w:r>
        <w:r w:rsidR="00C82DA9">
          <w:rPr>
            <w:noProof/>
          </w:rPr>
          <w:tab/>
        </w:r>
        <w:r w:rsidR="00C82DA9">
          <w:rPr>
            <w:noProof/>
          </w:rPr>
          <w:fldChar w:fldCharType="begin"/>
        </w:r>
        <w:r w:rsidR="00C82DA9">
          <w:rPr>
            <w:noProof/>
          </w:rPr>
          <w:instrText xml:space="preserve"> PAGEREF _Toc39649716 \h </w:instrText>
        </w:r>
        <w:r w:rsidR="00C82DA9">
          <w:rPr>
            <w:noProof/>
          </w:rPr>
        </w:r>
        <w:r w:rsidR="00C82DA9">
          <w:rPr>
            <w:noProof/>
          </w:rPr>
          <w:fldChar w:fldCharType="separate"/>
        </w:r>
        <w:r w:rsidR="00C82DA9">
          <w:rPr>
            <w:noProof/>
          </w:rPr>
          <w:t>14</w:t>
        </w:r>
        <w:r w:rsidR="00C82DA9">
          <w:rPr>
            <w:noProof/>
          </w:rPr>
          <w:fldChar w:fldCharType="end"/>
        </w:r>
      </w:hyperlink>
    </w:p>
    <w:p w14:paraId="36242454" w14:textId="1FF67B50" w:rsidR="00C82DA9" w:rsidRDefault="00162AF6">
      <w:pPr>
        <w:pStyle w:val="TOC4"/>
        <w:tabs>
          <w:tab w:val="left" w:pos="2190"/>
          <w:tab w:val="right" w:leader="dot" w:pos="9350"/>
        </w:tabs>
        <w:ind w:left="1440"/>
        <w:rPr>
          <w:rFonts w:eastAsiaTheme="minorEastAsia"/>
          <w:noProof/>
          <w:kern w:val="2"/>
          <w:sz w:val="21"/>
        </w:rPr>
      </w:pPr>
      <w:hyperlink w:anchor="_Toc39649717" w:history="1">
        <w:r w:rsidR="00C82DA9" w:rsidRPr="00DB785F">
          <w:rPr>
            <w:rStyle w:val="af1"/>
            <w:rFonts w:ascii="Times New Roman" w:hAnsi="Times New Roman"/>
            <w:noProof/>
          </w:rPr>
          <w:t>3.1.2.2</w:t>
        </w:r>
        <w:r w:rsidR="00C82DA9">
          <w:rPr>
            <w:rFonts w:eastAsiaTheme="minorEastAsia"/>
            <w:noProof/>
            <w:kern w:val="2"/>
            <w:sz w:val="21"/>
          </w:rPr>
          <w:tab/>
        </w:r>
        <w:r w:rsidR="00C82DA9" w:rsidRPr="00DB785F">
          <w:rPr>
            <w:rStyle w:val="af1"/>
            <w:rFonts w:ascii="Times New Roman" w:hAnsi="Times New Roman"/>
            <w:noProof/>
          </w:rPr>
          <w:t>向第三方服务授权（预留）</w:t>
        </w:r>
        <w:r w:rsidR="00C82DA9">
          <w:rPr>
            <w:noProof/>
          </w:rPr>
          <w:tab/>
        </w:r>
        <w:r w:rsidR="00C82DA9">
          <w:rPr>
            <w:noProof/>
          </w:rPr>
          <w:fldChar w:fldCharType="begin"/>
        </w:r>
        <w:r w:rsidR="00C82DA9">
          <w:rPr>
            <w:noProof/>
          </w:rPr>
          <w:instrText xml:space="preserve"> PAGEREF _Toc39649717 \h </w:instrText>
        </w:r>
        <w:r w:rsidR="00C82DA9">
          <w:rPr>
            <w:noProof/>
          </w:rPr>
        </w:r>
        <w:r w:rsidR="00C82DA9">
          <w:rPr>
            <w:noProof/>
          </w:rPr>
          <w:fldChar w:fldCharType="separate"/>
        </w:r>
        <w:r w:rsidR="00C82DA9">
          <w:rPr>
            <w:noProof/>
          </w:rPr>
          <w:t>16</w:t>
        </w:r>
        <w:r w:rsidR="00C82DA9">
          <w:rPr>
            <w:noProof/>
          </w:rPr>
          <w:fldChar w:fldCharType="end"/>
        </w:r>
      </w:hyperlink>
    </w:p>
    <w:p w14:paraId="23927B71" w14:textId="162E3BAE" w:rsidR="00C82DA9" w:rsidRDefault="00162AF6">
      <w:pPr>
        <w:pStyle w:val="TOC3"/>
        <w:tabs>
          <w:tab w:val="left" w:pos="1260"/>
          <w:tab w:val="right" w:leader="dot" w:pos="9350"/>
        </w:tabs>
        <w:rPr>
          <w:rFonts w:eastAsiaTheme="minorEastAsia"/>
          <w:noProof/>
          <w:kern w:val="2"/>
          <w:sz w:val="21"/>
        </w:rPr>
      </w:pPr>
      <w:hyperlink w:anchor="_Toc39649718" w:history="1">
        <w:r w:rsidR="00C82DA9" w:rsidRPr="00DB785F">
          <w:rPr>
            <w:rStyle w:val="af1"/>
            <w:rFonts w:ascii="Times New Roman" w:hAnsi="Times New Roman" w:cs="Times New Roman"/>
            <w:noProof/>
          </w:rPr>
          <w:t>3.1.3</w:t>
        </w:r>
        <w:r w:rsidR="00C82DA9">
          <w:rPr>
            <w:rFonts w:eastAsiaTheme="minorEastAsia"/>
            <w:noProof/>
            <w:kern w:val="2"/>
            <w:sz w:val="21"/>
          </w:rPr>
          <w:tab/>
        </w:r>
        <w:r w:rsidR="00C82DA9" w:rsidRPr="00DB785F">
          <w:rPr>
            <w:rStyle w:val="af1"/>
            <w:rFonts w:ascii="Times New Roman" w:hAnsi="Times New Roman" w:cs="Times New Roman"/>
            <w:noProof/>
          </w:rPr>
          <w:t>蓝牙钥匙注销</w:t>
        </w:r>
        <w:r w:rsidR="00C82DA9">
          <w:rPr>
            <w:noProof/>
          </w:rPr>
          <w:tab/>
        </w:r>
        <w:r w:rsidR="00C82DA9">
          <w:rPr>
            <w:noProof/>
          </w:rPr>
          <w:fldChar w:fldCharType="begin"/>
        </w:r>
        <w:r w:rsidR="00C82DA9">
          <w:rPr>
            <w:noProof/>
          </w:rPr>
          <w:instrText xml:space="preserve"> PAGEREF _Toc39649718 \h </w:instrText>
        </w:r>
        <w:r w:rsidR="00C82DA9">
          <w:rPr>
            <w:noProof/>
          </w:rPr>
        </w:r>
        <w:r w:rsidR="00C82DA9">
          <w:rPr>
            <w:noProof/>
          </w:rPr>
          <w:fldChar w:fldCharType="separate"/>
        </w:r>
        <w:r w:rsidR="00C82DA9">
          <w:rPr>
            <w:noProof/>
          </w:rPr>
          <w:t>18</w:t>
        </w:r>
        <w:r w:rsidR="00C82DA9">
          <w:rPr>
            <w:noProof/>
          </w:rPr>
          <w:fldChar w:fldCharType="end"/>
        </w:r>
      </w:hyperlink>
    </w:p>
    <w:p w14:paraId="4596581F" w14:textId="36739725" w:rsidR="00C82DA9" w:rsidRDefault="00162AF6">
      <w:pPr>
        <w:pStyle w:val="TOC4"/>
        <w:tabs>
          <w:tab w:val="left" w:pos="2190"/>
          <w:tab w:val="right" w:leader="dot" w:pos="9350"/>
        </w:tabs>
        <w:ind w:left="1440"/>
        <w:rPr>
          <w:rFonts w:eastAsiaTheme="minorEastAsia"/>
          <w:noProof/>
          <w:kern w:val="2"/>
          <w:sz w:val="21"/>
        </w:rPr>
      </w:pPr>
      <w:hyperlink w:anchor="_Toc39649719" w:history="1">
        <w:r w:rsidR="00C82DA9" w:rsidRPr="00DB785F">
          <w:rPr>
            <w:rStyle w:val="af1"/>
            <w:rFonts w:ascii="Times New Roman" w:hAnsi="Times New Roman"/>
            <w:noProof/>
          </w:rPr>
          <w:t>3.1.3.1</w:t>
        </w:r>
        <w:r w:rsidR="00C82DA9">
          <w:rPr>
            <w:rFonts w:eastAsiaTheme="minorEastAsia"/>
            <w:noProof/>
            <w:kern w:val="2"/>
            <w:sz w:val="21"/>
          </w:rPr>
          <w:tab/>
        </w:r>
        <w:r w:rsidR="00C82DA9" w:rsidRPr="00DB785F">
          <w:rPr>
            <w:rStyle w:val="af1"/>
            <w:rFonts w:ascii="Times New Roman" w:hAnsi="Times New Roman"/>
            <w:noProof/>
          </w:rPr>
          <w:t>车主收回授权</w:t>
        </w:r>
        <w:r w:rsidR="00C82DA9">
          <w:rPr>
            <w:noProof/>
          </w:rPr>
          <w:tab/>
        </w:r>
        <w:r w:rsidR="00C82DA9">
          <w:rPr>
            <w:noProof/>
          </w:rPr>
          <w:fldChar w:fldCharType="begin"/>
        </w:r>
        <w:r w:rsidR="00C82DA9">
          <w:rPr>
            <w:noProof/>
          </w:rPr>
          <w:instrText xml:space="preserve"> PAGEREF _Toc39649719 \h </w:instrText>
        </w:r>
        <w:r w:rsidR="00C82DA9">
          <w:rPr>
            <w:noProof/>
          </w:rPr>
        </w:r>
        <w:r w:rsidR="00C82DA9">
          <w:rPr>
            <w:noProof/>
          </w:rPr>
          <w:fldChar w:fldCharType="separate"/>
        </w:r>
        <w:r w:rsidR="00C82DA9">
          <w:rPr>
            <w:noProof/>
          </w:rPr>
          <w:t>18</w:t>
        </w:r>
        <w:r w:rsidR="00C82DA9">
          <w:rPr>
            <w:noProof/>
          </w:rPr>
          <w:fldChar w:fldCharType="end"/>
        </w:r>
      </w:hyperlink>
    </w:p>
    <w:p w14:paraId="33BF6E56" w14:textId="46927377" w:rsidR="00C82DA9" w:rsidRDefault="00162AF6">
      <w:pPr>
        <w:pStyle w:val="TOC4"/>
        <w:tabs>
          <w:tab w:val="left" w:pos="2190"/>
          <w:tab w:val="right" w:leader="dot" w:pos="9350"/>
        </w:tabs>
        <w:ind w:left="1440"/>
        <w:rPr>
          <w:rFonts w:eastAsiaTheme="minorEastAsia"/>
          <w:noProof/>
          <w:kern w:val="2"/>
          <w:sz w:val="21"/>
        </w:rPr>
      </w:pPr>
      <w:hyperlink w:anchor="_Toc39649720" w:history="1">
        <w:r w:rsidR="00C82DA9" w:rsidRPr="00DB785F">
          <w:rPr>
            <w:rStyle w:val="af1"/>
            <w:rFonts w:ascii="Times New Roman" w:hAnsi="Times New Roman"/>
            <w:noProof/>
          </w:rPr>
          <w:t>3.1.3.2</w:t>
        </w:r>
        <w:r w:rsidR="00C82DA9">
          <w:rPr>
            <w:rFonts w:eastAsiaTheme="minorEastAsia"/>
            <w:noProof/>
            <w:kern w:val="2"/>
            <w:sz w:val="21"/>
          </w:rPr>
          <w:tab/>
        </w:r>
        <w:r w:rsidR="00C82DA9" w:rsidRPr="00DB785F">
          <w:rPr>
            <w:rStyle w:val="af1"/>
            <w:rFonts w:ascii="Times New Roman" w:hAnsi="Times New Roman"/>
            <w:noProof/>
          </w:rPr>
          <w:t>到期自动注销</w:t>
        </w:r>
        <w:r w:rsidR="00C82DA9">
          <w:rPr>
            <w:noProof/>
          </w:rPr>
          <w:tab/>
        </w:r>
        <w:r w:rsidR="00C82DA9">
          <w:rPr>
            <w:noProof/>
          </w:rPr>
          <w:fldChar w:fldCharType="begin"/>
        </w:r>
        <w:r w:rsidR="00C82DA9">
          <w:rPr>
            <w:noProof/>
          </w:rPr>
          <w:instrText xml:space="preserve"> PAGEREF _Toc39649720 \h </w:instrText>
        </w:r>
        <w:r w:rsidR="00C82DA9">
          <w:rPr>
            <w:noProof/>
          </w:rPr>
        </w:r>
        <w:r w:rsidR="00C82DA9">
          <w:rPr>
            <w:noProof/>
          </w:rPr>
          <w:fldChar w:fldCharType="separate"/>
        </w:r>
        <w:r w:rsidR="00C82DA9">
          <w:rPr>
            <w:noProof/>
          </w:rPr>
          <w:t>19</w:t>
        </w:r>
        <w:r w:rsidR="00C82DA9">
          <w:rPr>
            <w:noProof/>
          </w:rPr>
          <w:fldChar w:fldCharType="end"/>
        </w:r>
      </w:hyperlink>
    </w:p>
    <w:p w14:paraId="51F8A13F" w14:textId="737A57C9" w:rsidR="00C82DA9" w:rsidRDefault="00162AF6">
      <w:pPr>
        <w:pStyle w:val="TOC4"/>
        <w:tabs>
          <w:tab w:val="left" w:pos="2190"/>
          <w:tab w:val="right" w:leader="dot" w:pos="9350"/>
        </w:tabs>
        <w:ind w:left="1440"/>
        <w:rPr>
          <w:rFonts w:eastAsiaTheme="minorEastAsia"/>
          <w:noProof/>
          <w:kern w:val="2"/>
          <w:sz w:val="21"/>
        </w:rPr>
      </w:pPr>
      <w:hyperlink w:anchor="_Toc39649721" w:history="1">
        <w:r w:rsidR="00C82DA9" w:rsidRPr="00DB785F">
          <w:rPr>
            <w:rStyle w:val="af1"/>
            <w:rFonts w:ascii="Times New Roman" w:hAnsi="Times New Roman"/>
            <w:noProof/>
          </w:rPr>
          <w:t>3.1.3.3</w:t>
        </w:r>
        <w:r w:rsidR="00C82DA9">
          <w:rPr>
            <w:rFonts w:eastAsiaTheme="minorEastAsia"/>
            <w:noProof/>
            <w:kern w:val="2"/>
            <w:sz w:val="21"/>
          </w:rPr>
          <w:tab/>
        </w:r>
        <w:r w:rsidR="00C82DA9" w:rsidRPr="00DB785F">
          <w:rPr>
            <w:rStyle w:val="af1"/>
            <w:rFonts w:ascii="Times New Roman" w:hAnsi="Times New Roman"/>
            <w:noProof/>
          </w:rPr>
          <w:t>被授权人归还注销</w:t>
        </w:r>
        <w:r w:rsidR="00C82DA9">
          <w:rPr>
            <w:noProof/>
          </w:rPr>
          <w:tab/>
        </w:r>
        <w:r w:rsidR="00C82DA9">
          <w:rPr>
            <w:noProof/>
          </w:rPr>
          <w:fldChar w:fldCharType="begin"/>
        </w:r>
        <w:r w:rsidR="00C82DA9">
          <w:rPr>
            <w:noProof/>
          </w:rPr>
          <w:instrText xml:space="preserve"> PAGEREF _Toc39649721 \h </w:instrText>
        </w:r>
        <w:r w:rsidR="00C82DA9">
          <w:rPr>
            <w:noProof/>
          </w:rPr>
        </w:r>
        <w:r w:rsidR="00C82DA9">
          <w:rPr>
            <w:noProof/>
          </w:rPr>
          <w:fldChar w:fldCharType="separate"/>
        </w:r>
        <w:r w:rsidR="00C82DA9">
          <w:rPr>
            <w:noProof/>
          </w:rPr>
          <w:t>20</w:t>
        </w:r>
        <w:r w:rsidR="00C82DA9">
          <w:rPr>
            <w:noProof/>
          </w:rPr>
          <w:fldChar w:fldCharType="end"/>
        </w:r>
      </w:hyperlink>
    </w:p>
    <w:p w14:paraId="4A4EDD14" w14:textId="511B2952" w:rsidR="00C82DA9" w:rsidRDefault="00162AF6">
      <w:pPr>
        <w:pStyle w:val="TOC4"/>
        <w:tabs>
          <w:tab w:val="left" w:pos="2190"/>
          <w:tab w:val="right" w:leader="dot" w:pos="9350"/>
        </w:tabs>
        <w:ind w:left="1440"/>
        <w:rPr>
          <w:rFonts w:eastAsiaTheme="minorEastAsia"/>
          <w:noProof/>
          <w:kern w:val="2"/>
          <w:sz w:val="21"/>
        </w:rPr>
      </w:pPr>
      <w:hyperlink w:anchor="_Toc39649722" w:history="1">
        <w:r w:rsidR="00C82DA9" w:rsidRPr="00DB785F">
          <w:rPr>
            <w:rStyle w:val="af1"/>
            <w:rFonts w:ascii="Times New Roman" w:hAnsi="Times New Roman"/>
            <w:noProof/>
          </w:rPr>
          <w:t>3.1.3.4</w:t>
        </w:r>
        <w:r w:rsidR="00C82DA9">
          <w:rPr>
            <w:rFonts w:eastAsiaTheme="minorEastAsia"/>
            <w:noProof/>
            <w:kern w:val="2"/>
            <w:sz w:val="21"/>
          </w:rPr>
          <w:tab/>
        </w:r>
        <w:r w:rsidR="00C82DA9" w:rsidRPr="00DB785F">
          <w:rPr>
            <w:rStyle w:val="af1"/>
            <w:rFonts w:ascii="Times New Roman" w:hAnsi="Times New Roman"/>
            <w:noProof/>
          </w:rPr>
          <w:t>管理人员后台注销</w:t>
        </w:r>
        <w:r w:rsidR="00C82DA9">
          <w:rPr>
            <w:noProof/>
          </w:rPr>
          <w:tab/>
        </w:r>
        <w:r w:rsidR="00C82DA9">
          <w:rPr>
            <w:noProof/>
          </w:rPr>
          <w:fldChar w:fldCharType="begin"/>
        </w:r>
        <w:r w:rsidR="00C82DA9">
          <w:rPr>
            <w:noProof/>
          </w:rPr>
          <w:instrText xml:space="preserve"> PAGEREF _Toc39649722 \h </w:instrText>
        </w:r>
        <w:r w:rsidR="00C82DA9">
          <w:rPr>
            <w:noProof/>
          </w:rPr>
        </w:r>
        <w:r w:rsidR="00C82DA9">
          <w:rPr>
            <w:noProof/>
          </w:rPr>
          <w:fldChar w:fldCharType="separate"/>
        </w:r>
        <w:r w:rsidR="00C82DA9">
          <w:rPr>
            <w:noProof/>
          </w:rPr>
          <w:t>21</w:t>
        </w:r>
        <w:r w:rsidR="00C82DA9">
          <w:rPr>
            <w:noProof/>
          </w:rPr>
          <w:fldChar w:fldCharType="end"/>
        </w:r>
      </w:hyperlink>
    </w:p>
    <w:p w14:paraId="4E843762" w14:textId="7A800DEE" w:rsidR="00C82DA9" w:rsidRDefault="00162AF6">
      <w:pPr>
        <w:pStyle w:val="TOC3"/>
        <w:tabs>
          <w:tab w:val="left" w:pos="1260"/>
          <w:tab w:val="right" w:leader="dot" w:pos="9350"/>
        </w:tabs>
        <w:rPr>
          <w:rFonts w:eastAsiaTheme="minorEastAsia"/>
          <w:noProof/>
          <w:kern w:val="2"/>
          <w:sz w:val="21"/>
        </w:rPr>
      </w:pPr>
      <w:hyperlink w:anchor="_Toc39649723" w:history="1">
        <w:r w:rsidR="00C82DA9" w:rsidRPr="00DB785F">
          <w:rPr>
            <w:rStyle w:val="af1"/>
            <w:rFonts w:ascii="Times New Roman" w:hAnsi="Times New Roman" w:cs="Times New Roman"/>
            <w:noProof/>
          </w:rPr>
          <w:t>3.1.4</w:t>
        </w:r>
        <w:r w:rsidR="00C82DA9">
          <w:rPr>
            <w:rFonts w:eastAsiaTheme="minorEastAsia"/>
            <w:noProof/>
            <w:kern w:val="2"/>
            <w:sz w:val="21"/>
          </w:rPr>
          <w:tab/>
        </w:r>
        <w:r w:rsidR="00C82DA9" w:rsidRPr="00DB785F">
          <w:rPr>
            <w:rStyle w:val="af1"/>
            <w:rFonts w:ascii="Times New Roman" w:hAnsi="Times New Roman" w:cs="Times New Roman"/>
            <w:noProof/>
          </w:rPr>
          <w:t>蓝牙钥匙更新</w:t>
        </w:r>
        <w:r w:rsidR="00C82DA9">
          <w:rPr>
            <w:noProof/>
          </w:rPr>
          <w:tab/>
        </w:r>
        <w:r w:rsidR="00C82DA9">
          <w:rPr>
            <w:noProof/>
          </w:rPr>
          <w:fldChar w:fldCharType="begin"/>
        </w:r>
        <w:r w:rsidR="00C82DA9">
          <w:rPr>
            <w:noProof/>
          </w:rPr>
          <w:instrText xml:space="preserve"> PAGEREF _Toc39649723 \h </w:instrText>
        </w:r>
        <w:r w:rsidR="00C82DA9">
          <w:rPr>
            <w:noProof/>
          </w:rPr>
        </w:r>
        <w:r w:rsidR="00C82DA9">
          <w:rPr>
            <w:noProof/>
          </w:rPr>
          <w:fldChar w:fldCharType="separate"/>
        </w:r>
        <w:r w:rsidR="00C82DA9">
          <w:rPr>
            <w:noProof/>
          </w:rPr>
          <w:t>22</w:t>
        </w:r>
        <w:r w:rsidR="00C82DA9">
          <w:rPr>
            <w:noProof/>
          </w:rPr>
          <w:fldChar w:fldCharType="end"/>
        </w:r>
      </w:hyperlink>
    </w:p>
    <w:p w14:paraId="414D92C1" w14:textId="22B59AB7" w:rsidR="00C82DA9" w:rsidRDefault="00162AF6">
      <w:pPr>
        <w:pStyle w:val="TOC4"/>
        <w:tabs>
          <w:tab w:val="left" w:pos="2190"/>
          <w:tab w:val="right" w:leader="dot" w:pos="9350"/>
        </w:tabs>
        <w:ind w:left="1440"/>
        <w:rPr>
          <w:rFonts w:eastAsiaTheme="minorEastAsia"/>
          <w:noProof/>
          <w:kern w:val="2"/>
          <w:sz w:val="21"/>
        </w:rPr>
      </w:pPr>
      <w:hyperlink w:anchor="_Toc39649724" w:history="1">
        <w:r w:rsidR="00C82DA9" w:rsidRPr="00DB785F">
          <w:rPr>
            <w:rStyle w:val="af1"/>
            <w:rFonts w:ascii="Times New Roman" w:hAnsi="Times New Roman"/>
            <w:noProof/>
          </w:rPr>
          <w:t>3.1.4.1</w:t>
        </w:r>
        <w:r w:rsidR="00C82DA9">
          <w:rPr>
            <w:rFonts w:eastAsiaTheme="minorEastAsia"/>
            <w:noProof/>
            <w:kern w:val="2"/>
            <w:sz w:val="21"/>
          </w:rPr>
          <w:tab/>
        </w:r>
        <w:r w:rsidR="00C82DA9" w:rsidRPr="00DB785F">
          <w:rPr>
            <w:rStyle w:val="af1"/>
            <w:rFonts w:ascii="Times New Roman" w:hAnsi="Times New Roman"/>
            <w:noProof/>
          </w:rPr>
          <w:t>蓝牙钥匙自动更新</w:t>
        </w:r>
        <w:r w:rsidR="00C82DA9">
          <w:rPr>
            <w:noProof/>
          </w:rPr>
          <w:tab/>
        </w:r>
        <w:r w:rsidR="00C82DA9">
          <w:rPr>
            <w:noProof/>
          </w:rPr>
          <w:fldChar w:fldCharType="begin"/>
        </w:r>
        <w:r w:rsidR="00C82DA9">
          <w:rPr>
            <w:noProof/>
          </w:rPr>
          <w:instrText xml:space="preserve"> PAGEREF _Toc39649724 \h </w:instrText>
        </w:r>
        <w:r w:rsidR="00C82DA9">
          <w:rPr>
            <w:noProof/>
          </w:rPr>
        </w:r>
        <w:r w:rsidR="00C82DA9">
          <w:rPr>
            <w:noProof/>
          </w:rPr>
          <w:fldChar w:fldCharType="separate"/>
        </w:r>
        <w:r w:rsidR="00C82DA9">
          <w:rPr>
            <w:noProof/>
          </w:rPr>
          <w:t>23</w:t>
        </w:r>
        <w:r w:rsidR="00C82DA9">
          <w:rPr>
            <w:noProof/>
          </w:rPr>
          <w:fldChar w:fldCharType="end"/>
        </w:r>
      </w:hyperlink>
    </w:p>
    <w:p w14:paraId="5803BC05" w14:textId="61647686" w:rsidR="00C82DA9" w:rsidRDefault="00162AF6">
      <w:pPr>
        <w:pStyle w:val="TOC4"/>
        <w:tabs>
          <w:tab w:val="left" w:pos="2190"/>
          <w:tab w:val="right" w:leader="dot" w:pos="9350"/>
        </w:tabs>
        <w:ind w:left="1440"/>
        <w:rPr>
          <w:rFonts w:eastAsiaTheme="minorEastAsia"/>
          <w:noProof/>
          <w:kern w:val="2"/>
          <w:sz w:val="21"/>
        </w:rPr>
      </w:pPr>
      <w:hyperlink w:anchor="_Toc39649725" w:history="1">
        <w:r w:rsidR="00C82DA9" w:rsidRPr="00DB785F">
          <w:rPr>
            <w:rStyle w:val="af1"/>
            <w:rFonts w:ascii="Times New Roman" w:hAnsi="Times New Roman"/>
            <w:noProof/>
          </w:rPr>
          <w:t>3.1.4.2</w:t>
        </w:r>
        <w:r w:rsidR="00C82DA9">
          <w:rPr>
            <w:rFonts w:eastAsiaTheme="minorEastAsia"/>
            <w:noProof/>
            <w:kern w:val="2"/>
            <w:sz w:val="21"/>
          </w:rPr>
          <w:tab/>
        </w:r>
        <w:r w:rsidR="00C82DA9" w:rsidRPr="00DB785F">
          <w:rPr>
            <w:rStyle w:val="af1"/>
            <w:rFonts w:ascii="Times New Roman" w:hAnsi="Times New Roman"/>
            <w:noProof/>
          </w:rPr>
          <w:t>蓝牙钥匙主动更新</w:t>
        </w:r>
        <w:r w:rsidR="00C82DA9">
          <w:rPr>
            <w:noProof/>
          </w:rPr>
          <w:tab/>
        </w:r>
        <w:r w:rsidR="00C82DA9">
          <w:rPr>
            <w:noProof/>
          </w:rPr>
          <w:fldChar w:fldCharType="begin"/>
        </w:r>
        <w:r w:rsidR="00C82DA9">
          <w:rPr>
            <w:noProof/>
          </w:rPr>
          <w:instrText xml:space="preserve"> PAGEREF _Toc39649725 \h </w:instrText>
        </w:r>
        <w:r w:rsidR="00C82DA9">
          <w:rPr>
            <w:noProof/>
          </w:rPr>
        </w:r>
        <w:r w:rsidR="00C82DA9">
          <w:rPr>
            <w:noProof/>
          </w:rPr>
          <w:fldChar w:fldCharType="separate"/>
        </w:r>
        <w:r w:rsidR="00C82DA9">
          <w:rPr>
            <w:noProof/>
          </w:rPr>
          <w:t>24</w:t>
        </w:r>
        <w:r w:rsidR="00C82DA9">
          <w:rPr>
            <w:noProof/>
          </w:rPr>
          <w:fldChar w:fldCharType="end"/>
        </w:r>
      </w:hyperlink>
    </w:p>
    <w:p w14:paraId="2250F7B7" w14:textId="311A2085" w:rsidR="00C82DA9" w:rsidRDefault="00162AF6">
      <w:pPr>
        <w:pStyle w:val="TOC2"/>
        <w:tabs>
          <w:tab w:val="left" w:pos="1260"/>
          <w:tab w:val="right" w:leader="dot" w:pos="9350"/>
        </w:tabs>
        <w:rPr>
          <w:rFonts w:eastAsiaTheme="minorEastAsia"/>
          <w:noProof/>
          <w:kern w:val="2"/>
          <w:sz w:val="21"/>
        </w:rPr>
      </w:pPr>
      <w:hyperlink w:anchor="_Toc39649726" w:history="1">
        <w:r w:rsidR="00C82DA9" w:rsidRPr="00DB785F">
          <w:rPr>
            <w:rStyle w:val="af1"/>
            <w:rFonts w:ascii="Times New Roman" w:hAnsi="Times New Roman" w:cs="Times New Roman"/>
            <w:noProof/>
          </w:rPr>
          <w:t>3.2</w:t>
        </w:r>
        <w:r w:rsidR="00C82DA9">
          <w:rPr>
            <w:rFonts w:eastAsiaTheme="minorEastAsia"/>
            <w:noProof/>
            <w:kern w:val="2"/>
            <w:sz w:val="21"/>
          </w:rPr>
          <w:tab/>
        </w:r>
        <w:r w:rsidR="00C82DA9" w:rsidRPr="00DB785F">
          <w:rPr>
            <w:rStyle w:val="af1"/>
            <w:rFonts w:ascii="Times New Roman" w:hAnsi="Times New Roman" w:cs="Times New Roman"/>
            <w:noProof/>
          </w:rPr>
          <w:t>APP</w:t>
        </w:r>
        <w:r w:rsidR="00C82DA9" w:rsidRPr="00DB785F">
          <w:rPr>
            <w:rStyle w:val="af1"/>
            <w:rFonts w:ascii="Times New Roman" w:hAnsi="Times New Roman" w:cs="Times New Roman"/>
            <w:noProof/>
          </w:rPr>
          <w:t>功能需求</w:t>
        </w:r>
        <w:r w:rsidR="00C82DA9">
          <w:rPr>
            <w:noProof/>
          </w:rPr>
          <w:tab/>
        </w:r>
        <w:r w:rsidR="00C82DA9">
          <w:rPr>
            <w:noProof/>
          </w:rPr>
          <w:fldChar w:fldCharType="begin"/>
        </w:r>
        <w:r w:rsidR="00C82DA9">
          <w:rPr>
            <w:noProof/>
          </w:rPr>
          <w:instrText xml:space="preserve"> PAGEREF _Toc39649726 \h </w:instrText>
        </w:r>
        <w:r w:rsidR="00C82DA9">
          <w:rPr>
            <w:noProof/>
          </w:rPr>
        </w:r>
        <w:r w:rsidR="00C82DA9">
          <w:rPr>
            <w:noProof/>
          </w:rPr>
          <w:fldChar w:fldCharType="separate"/>
        </w:r>
        <w:r w:rsidR="00C82DA9">
          <w:rPr>
            <w:noProof/>
          </w:rPr>
          <w:t>26</w:t>
        </w:r>
        <w:r w:rsidR="00C82DA9">
          <w:rPr>
            <w:noProof/>
          </w:rPr>
          <w:fldChar w:fldCharType="end"/>
        </w:r>
      </w:hyperlink>
    </w:p>
    <w:p w14:paraId="173BF08A" w14:textId="74D4AB6F" w:rsidR="00C82DA9" w:rsidRDefault="00162AF6">
      <w:pPr>
        <w:pStyle w:val="TOC3"/>
        <w:tabs>
          <w:tab w:val="left" w:pos="1260"/>
          <w:tab w:val="right" w:leader="dot" w:pos="9350"/>
        </w:tabs>
        <w:rPr>
          <w:rFonts w:eastAsiaTheme="minorEastAsia"/>
          <w:noProof/>
          <w:kern w:val="2"/>
          <w:sz w:val="21"/>
        </w:rPr>
      </w:pPr>
      <w:hyperlink w:anchor="_Toc39649727" w:history="1">
        <w:r w:rsidR="00C82DA9" w:rsidRPr="00DB785F">
          <w:rPr>
            <w:rStyle w:val="af1"/>
            <w:rFonts w:ascii="Times New Roman" w:hAnsi="Times New Roman" w:cs="Times New Roman"/>
            <w:noProof/>
          </w:rPr>
          <w:t>3.2.1</w:t>
        </w:r>
        <w:r w:rsidR="00C82DA9">
          <w:rPr>
            <w:rFonts w:eastAsiaTheme="minorEastAsia"/>
            <w:noProof/>
            <w:kern w:val="2"/>
            <w:sz w:val="21"/>
          </w:rPr>
          <w:tab/>
        </w:r>
        <w:r w:rsidR="00C82DA9" w:rsidRPr="00DB785F">
          <w:rPr>
            <w:rStyle w:val="af1"/>
            <w:rFonts w:ascii="Times New Roman" w:hAnsi="Times New Roman" w:cs="Times New Roman"/>
            <w:noProof/>
          </w:rPr>
          <w:t>车主蓝牙钥匙申请</w:t>
        </w:r>
        <w:r w:rsidR="00C82DA9">
          <w:rPr>
            <w:noProof/>
          </w:rPr>
          <w:tab/>
        </w:r>
        <w:r w:rsidR="00C82DA9">
          <w:rPr>
            <w:noProof/>
          </w:rPr>
          <w:fldChar w:fldCharType="begin"/>
        </w:r>
        <w:r w:rsidR="00C82DA9">
          <w:rPr>
            <w:noProof/>
          </w:rPr>
          <w:instrText xml:space="preserve"> PAGEREF _Toc39649727 \h </w:instrText>
        </w:r>
        <w:r w:rsidR="00C82DA9">
          <w:rPr>
            <w:noProof/>
          </w:rPr>
        </w:r>
        <w:r w:rsidR="00C82DA9">
          <w:rPr>
            <w:noProof/>
          </w:rPr>
          <w:fldChar w:fldCharType="separate"/>
        </w:r>
        <w:r w:rsidR="00C82DA9">
          <w:rPr>
            <w:noProof/>
          </w:rPr>
          <w:t>26</w:t>
        </w:r>
        <w:r w:rsidR="00C82DA9">
          <w:rPr>
            <w:noProof/>
          </w:rPr>
          <w:fldChar w:fldCharType="end"/>
        </w:r>
      </w:hyperlink>
    </w:p>
    <w:p w14:paraId="7187956D" w14:textId="5B2B9EAA" w:rsidR="00C82DA9" w:rsidRDefault="00162AF6">
      <w:pPr>
        <w:pStyle w:val="TOC4"/>
        <w:tabs>
          <w:tab w:val="left" w:pos="2190"/>
          <w:tab w:val="right" w:leader="dot" w:pos="9350"/>
        </w:tabs>
        <w:ind w:left="1440"/>
        <w:rPr>
          <w:rFonts w:eastAsiaTheme="minorEastAsia"/>
          <w:noProof/>
          <w:kern w:val="2"/>
          <w:sz w:val="21"/>
        </w:rPr>
      </w:pPr>
      <w:hyperlink w:anchor="_Toc39649728" w:history="1">
        <w:r w:rsidR="00C82DA9" w:rsidRPr="00DB785F">
          <w:rPr>
            <w:rStyle w:val="af1"/>
            <w:rFonts w:ascii="Times New Roman" w:hAnsi="Times New Roman"/>
            <w:noProof/>
          </w:rPr>
          <w:t>3.2.1.1</w:t>
        </w:r>
        <w:r w:rsidR="00C82DA9">
          <w:rPr>
            <w:rFonts w:eastAsiaTheme="minorEastAsia"/>
            <w:noProof/>
            <w:kern w:val="2"/>
            <w:sz w:val="21"/>
          </w:rPr>
          <w:tab/>
        </w:r>
        <w:r w:rsidR="00C82DA9" w:rsidRPr="00DB785F">
          <w:rPr>
            <w:rStyle w:val="af1"/>
            <w:rFonts w:ascii="Times New Roman" w:hAnsi="Times New Roman"/>
            <w:noProof/>
          </w:rPr>
          <w:t>需求场景</w:t>
        </w:r>
        <w:r w:rsidR="00C82DA9">
          <w:rPr>
            <w:noProof/>
          </w:rPr>
          <w:tab/>
        </w:r>
        <w:r w:rsidR="00C82DA9">
          <w:rPr>
            <w:noProof/>
          </w:rPr>
          <w:fldChar w:fldCharType="begin"/>
        </w:r>
        <w:r w:rsidR="00C82DA9">
          <w:rPr>
            <w:noProof/>
          </w:rPr>
          <w:instrText xml:space="preserve"> PAGEREF _Toc39649728 \h </w:instrText>
        </w:r>
        <w:r w:rsidR="00C82DA9">
          <w:rPr>
            <w:noProof/>
          </w:rPr>
        </w:r>
        <w:r w:rsidR="00C82DA9">
          <w:rPr>
            <w:noProof/>
          </w:rPr>
          <w:fldChar w:fldCharType="separate"/>
        </w:r>
        <w:r w:rsidR="00C82DA9">
          <w:rPr>
            <w:noProof/>
          </w:rPr>
          <w:t>26</w:t>
        </w:r>
        <w:r w:rsidR="00C82DA9">
          <w:rPr>
            <w:noProof/>
          </w:rPr>
          <w:fldChar w:fldCharType="end"/>
        </w:r>
      </w:hyperlink>
    </w:p>
    <w:p w14:paraId="797C78BF" w14:textId="7297A9A4" w:rsidR="00C82DA9" w:rsidRDefault="00162AF6">
      <w:pPr>
        <w:pStyle w:val="TOC4"/>
        <w:tabs>
          <w:tab w:val="left" w:pos="2190"/>
          <w:tab w:val="right" w:leader="dot" w:pos="9350"/>
        </w:tabs>
        <w:ind w:left="1440"/>
        <w:rPr>
          <w:rFonts w:eastAsiaTheme="minorEastAsia"/>
          <w:noProof/>
          <w:kern w:val="2"/>
          <w:sz w:val="21"/>
        </w:rPr>
      </w:pPr>
      <w:hyperlink w:anchor="_Toc39649729" w:history="1">
        <w:r w:rsidR="00C82DA9" w:rsidRPr="00DB785F">
          <w:rPr>
            <w:rStyle w:val="af1"/>
            <w:rFonts w:ascii="Times New Roman" w:hAnsi="Times New Roman"/>
            <w:noProof/>
          </w:rPr>
          <w:t>3.2.1.2</w:t>
        </w:r>
        <w:r w:rsidR="00C82DA9">
          <w:rPr>
            <w:rFonts w:eastAsiaTheme="minorEastAsia"/>
            <w:noProof/>
            <w:kern w:val="2"/>
            <w:sz w:val="21"/>
          </w:rPr>
          <w:tab/>
        </w:r>
        <w:r w:rsidR="00C82DA9" w:rsidRPr="00DB785F">
          <w:rPr>
            <w:rStyle w:val="af1"/>
            <w:rFonts w:ascii="Times New Roman" w:hAnsi="Times New Roman"/>
            <w:noProof/>
          </w:rPr>
          <w:t>功能描述</w:t>
        </w:r>
        <w:r w:rsidR="00C82DA9">
          <w:rPr>
            <w:noProof/>
          </w:rPr>
          <w:tab/>
        </w:r>
        <w:r w:rsidR="00C82DA9">
          <w:rPr>
            <w:noProof/>
          </w:rPr>
          <w:fldChar w:fldCharType="begin"/>
        </w:r>
        <w:r w:rsidR="00C82DA9">
          <w:rPr>
            <w:noProof/>
          </w:rPr>
          <w:instrText xml:space="preserve"> PAGEREF _Toc39649729 \h </w:instrText>
        </w:r>
        <w:r w:rsidR="00C82DA9">
          <w:rPr>
            <w:noProof/>
          </w:rPr>
        </w:r>
        <w:r w:rsidR="00C82DA9">
          <w:rPr>
            <w:noProof/>
          </w:rPr>
          <w:fldChar w:fldCharType="separate"/>
        </w:r>
        <w:r w:rsidR="00C82DA9">
          <w:rPr>
            <w:noProof/>
          </w:rPr>
          <w:t>26</w:t>
        </w:r>
        <w:r w:rsidR="00C82DA9">
          <w:rPr>
            <w:noProof/>
          </w:rPr>
          <w:fldChar w:fldCharType="end"/>
        </w:r>
      </w:hyperlink>
    </w:p>
    <w:p w14:paraId="373124DC" w14:textId="5CC050C9" w:rsidR="00C82DA9" w:rsidRDefault="00162AF6">
      <w:pPr>
        <w:pStyle w:val="TOC4"/>
        <w:tabs>
          <w:tab w:val="left" w:pos="2190"/>
          <w:tab w:val="right" w:leader="dot" w:pos="9350"/>
        </w:tabs>
        <w:ind w:left="1440"/>
        <w:rPr>
          <w:rFonts w:eastAsiaTheme="minorEastAsia"/>
          <w:noProof/>
          <w:kern w:val="2"/>
          <w:sz w:val="21"/>
        </w:rPr>
      </w:pPr>
      <w:hyperlink w:anchor="_Toc39649730" w:history="1">
        <w:r w:rsidR="00C82DA9" w:rsidRPr="00DB785F">
          <w:rPr>
            <w:rStyle w:val="af1"/>
            <w:rFonts w:ascii="Times New Roman" w:hAnsi="Times New Roman"/>
            <w:noProof/>
          </w:rPr>
          <w:t>3.2.1.3</w:t>
        </w:r>
        <w:r w:rsidR="00C82DA9">
          <w:rPr>
            <w:rFonts w:eastAsiaTheme="minorEastAsia"/>
            <w:noProof/>
            <w:kern w:val="2"/>
            <w:sz w:val="21"/>
          </w:rPr>
          <w:tab/>
        </w:r>
        <w:r w:rsidR="00C82DA9" w:rsidRPr="00DB785F">
          <w:rPr>
            <w:rStyle w:val="af1"/>
            <w:rFonts w:ascii="Times New Roman" w:hAnsi="Times New Roman"/>
            <w:noProof/>
          </w:rPr>
          <w:t>业务流程图</w:t>
        </w:r>
        <w:r w:rsidR="00C82DA9">
          <w:rPr>
            <w:noProof/>
          </w:rPr>
          <w:tab/>
        </w:r>
        <w:r w:rsidR="00C82DA9">
          <w:rPr>
            <w:noProof/>
          </w:rPr>
          <w:fldChar w:fldCharType="begin"/>
        </w:r>
        <w:r w:rsidR="00C82DA9">
          <w:rPr>
            <w:noProof/>
          </w:rPr>
          <w:instrText xml:space="preserve"> PAGEREF _Toc39649730 \h </w:instrText>
        </w:r>
        <w:r w:rsidR="00C82DA9">
          <w:rPr>
            <w:noProof/>
          </w:rPr>
        </w:r>
        <w:r w:rsidR="00C82DA9">
          <w:rPr>
            <w:noProof/>
          </w:rPr>
          <w:fldChar w:fldCharType="separate"/>
        </w:r>
        <w:r w:rsidR="00C82DA9">
          <w:rPr>
            <w:noProof/>
          </w:rPr>
          <w:t>26</w:t>
        </w:r>
        <w:r w:rsidR="00C82DA9">
          <w:rPr>
            <w:noProof/>
          </w:rPr>
          <w:fldChar w:fldCharType="end"/>
        </w:r>
      </w:hyperlink>
    </w:p>
    <w:p w14:paraId="735FCDEE" w14:textId="1F4638AB" w:rsidR="00C82DA9" w:rsidRDefault="00162AF6">
      <w:pPr>
        <w:pStyle w:val="TOC4"/>
        <w:tabs>
          <w:tab w:val="left" w:pos="2190"/>
          <w:tab w:val="right" w:leader="dot" w:pos="9350"/>
        </w:tabs>
        <w:ind w:left="1440"/>
        <w:rPr>
          <w:rFonts w:eastAsiaTheme="minorEastAsia"/>
          <w:noProof/>
          <w:kern w:val="2"/>
          <w:sz w:val="21"/>
        </w:rPr>
      </w:pPr>
      <w:hyperlink w:anchor="_Toc39649731" w:history="1">
        <w:r w:rsidR="00C82DA9" w:rsidRPr="00DB785F">
          <w:rPr>
            <w:rStyle w:val="af1"/>
            <w:rFonts w:ascii="Times New Roman" w:hAnsi="Times New Roman"/>
            <w:noProof/>
          </w:rPr>
          <w:t>3.2.1.4</w:t>
        </w:r>
        <w:r w:rsidR="00C82DA9">
          <w:rPr>
            <w:rFonts w:eastAsiaTheme="minorEastAsia"/>
            <w:noProof/>
            <w:kern w:val="2"/>
            <w:sz w:val="21"/>
          </w:rPr>
          <w:tab/>
        </w:r>
        <w:r w:rsidR="00C82DA9" w:rsidRPr="00DB785F">
          <w:rPr>
            <w:rStyle w:val="af1"/>
            <w:rFonts w:ascii="Times New Roman" w:hAnsi="Times New Roman"/>
            <w:noProof/>
          </w:rPr>
          <w:t>需求描述</w:t>
        </w:r>
        <w:r w:rsidR="00C82DA9">
          <w:rPr>
            <w:noProof/>
          </w:rPr>
          <w:tab/>
        </w:r>
        <w:r w:rsidR="00C82DA9">
          <w:rPr>
            <w:noProof/>
          </w:rPr>
          <w:fldChar w:fldCharType="begin"/>
        </w:r>
        <w:r w:rsidR="00C82DA9">
          <w:rPr>
            <w:noProof/>
          </w:rPr>
          <w:instrText xml:space="preserve"> PAGEREF _Toc39649731 \h </w:instrText>
        </w:r>
        <w:r w:rsidR="00C82DA9">
          <w:rPr>
            <w:noProof/>
          </w:rPr>
        </w:r>
        <w:r w:rsidR="00C82DA9">
          <w:rPr>
            <w:noProof/>
          </w:rPr>
          <w:fldChar w:fldCharType="separate"/>
        </w:r>
        <w:r w:rsidR="00C82DA9">
          <w:rPr>
            <w:noProof/>
          </w:rPr>
          <w:t>27</w:t>
        </w:r>
        <w:r w:rsidR="00C82DA9">
          <w:rPr>
            <w:noProof/>
          </w:rPr>
          <w:fldChar w:fldCharType="end"/>
        </w:r>
      </w:hyperlink>
    </w:p>
    <w:p w14:paraId="3D6C24A3" w14:textId="00E8B95B" w:rsidR="00C82DA9" w:rsidRDefault="00162AF6">
      <w:pPr>
        <w:pStyle w:val="TOC3"/>
        <w:tabs>
          <w:tab w:val="left" w:pos="1260"/>
          <w:tab w:val="right" w:leader="dot" w:pos="9350"/>
        </w:tabs>
        <w:rPr>
          <w:rFonts w:eastAsiaTheme="minorEastAsia"/>
          <w:noProof/>
          <w:kern w:val="2"/>
          <w:sz w:val="21"/>
        </w:rPr>
      </w:pPr>
      <w:hyperlink w:anchor="_Toc39649732" w:history="1">
        <w:r w:rsidR="00C82DA9" w:rsidRPr="00DB785F">
          <w:rPr>
            <w:rStyle w:val="af1"/>
            <w:rFonts w:ascii="Times New Roman" w:hAnsi="Times New Roman" w:cs="Times New Roman"/>
            <w:noProof/>
          </w:rPr>
          <w:t>3.2.2</w:t>
        </w:r>
        <w:r w:rsidR="00C82DA9">
          <w:rPr>
            <w:rFonts w:eastAsiaTheme="minorEastAsia"/>
            <w:noProof/>
            <w:kern w:val="2"/>
            <w:sz w:val="21"/>
          </w:rPr>
          <w:tab/>
        </w:r>
        <w:r w:rsidR="00C82DA9" w:rsidRPr="00DB785F">
          <w:rPr>
            <w:rStyle w:val="af1"/>
            <w:rFonts w:ascii="Times New Roman" w:hAnsi="Times New Roman" w:cs="Times New Roman"/>
            <w:noProof/>
          </w:rPr>
          <w:t>蓝牙钥匙授权发起与获取</w:t>
        </w:r>
        <w:r w:rsidR="00C82DA9">
          <w:rPr>
            <w:noProof/>
          </w:rPr>
          <w:tab/>
        </w:r>
        <w:r w:rsidR="00C82DA9">
          <w:rPr>
            <w:noProof/>
          </w:rPr>
          <w:fldChar w:fldCharType="begin"/>
        </w:r>
        <w:r w:rsidR="00C82DA9">
          <w:rPr>
            <w:noProof/>
          </w:rPr>
          <w:instrText xml:space="preserve"> PAGEREF _Toc39649732 \h </w:instrText>
        </w:r>
        <w:r w:rsidR="00C82DA9">
          <w:rPr>
            <w:noProof/>
          </w:rPr>
        </w:r>
        <w:r w:rsidR="00C82DA9">
          <w:rPr>
            <w:noProof/>
          </w:rPr>
          <w:fldChar w:fldCharType="separate"/>
        </w:r>
        <w:r w:rsidR="00C82DA9">
          <w:rPr>
            <w:noProof/>
          </w:rPr>
          <w:t>27</w:t>
        </w:r>
        <w:r w:rsidR="00C82DA9">
          <w:rPr>
            <w:noProof/>
          </w:rPr>
          <w:fldChar w:fldCharType="end"/>
        </w:r>
      </w:hyperlink>
    </w:p>
    <w:p w14:paraId="78C660BF" w14:textId="1A4F35CE" w:rsidR="00C82DA9" w:rsidRDefault="00162AF6">
      <w:pPr>
        <w:pStyle w:val="TOC4"/>
        <w:tabs>
          <w:tab w:val="left" w:pos="2190"/>
          <w:tab w:val="right" w:leader="dot" w:pos="9350"/>
        </w:tabs>
        <w:ind w:left="1440"/>
        <w:rPr>
          <w:rFonts w:eastAsiaTheme="minorEastAsia"/>
          <w:noProof/>
          <w:kern w:val="2"/>
          <w:sz w:val="21"/>
        </w:rPr>
      </w:pPr>
      <w:hyperlink w:anchor="_Toc39649733" w:history="1">
        <w:r w:rsidR="00C82DA9" w:rsidRPr="00DB785F">
          <w:rPr>
            <w:rStyle w:val="af1"/>
            <w:rFonts w:ascii="Times New Roman" w:hAnsi="Times New Roman"/>
            <w:noProof/>
          </w:rPr>
          <w:t>3.2.2.1</w:t>
        </w:r>
        <w:r w:rsidR="00C82DA9">
          <w:rPr>
            <w:rFonts w:eastAsiaTheme="minorEastAsia"/>
            <w:noProof/>
            <w:kern w:val="2"/>
            <w:sz w:val="21"/>
          </w:rPr>
          <w:tab/>
        </w:r>
        <w:r w:rsidR="00C82DA9" w:rsidRPr="00DB785F">
          <w:rPr>
            <w:rStyle w:val="af1"/>
            <w:rFonts w:ascii="Times New Roman" w:hAnsi="Times New Roman"/>
            <w:noProof/>
          </w:rPr>
          <w:t>需求场景</w:t>
        </w:r>
        <w:r w:rsidR="00C82DA9">
          <w:rPr>
            <w:noProof/>
          </w:rPr>
          <w:tab/>
        </w:r>
        <w:r w:rsidR="00C82DA9">
          <w:rPr>
            <w:noProof/>
          </w:rPr>
          <w:fldChar w:fldCharType="begin"/>
        </w:r>
        <w:r w:rsidR="00C82DA9">
          <w:rPr>
            <w:noProof/>
          </w:rPr>
          <w:instrText xml:space="preserve"> PAGEREF _Toc39649733 \h </w:instrText>
        </w:r>
        <w:r w:rsidR="00C82DA9">
          <w:rPr>
            <w:noProof/>
          </w:rPr>
        </w:r>
        <w:r w:rsidR="00C82DA9">
          <w:rPr>
            <w:noProof/>
          </w:rPr>
          <w:fldChar w:fldCharType="separate"/>
        </w:r>
        <w:r w:rsidR="00C82DA9">
          <w:rPr>
            <w:noProof/>
          </w:rPr>
          <w:t>27</w:t>
        </w:r>
        <w:r w:rsidR="00C82DA9">
          <w:rPr>
            <w:noProof/>
          </w:rPr>
          <w:fldChar w:fldCharType="end"/>
        </w:r>
      </w:hyperlink>
    </w:p>
    <w:p w14:paraId="6D7A6FED" w14:textId="41077EB0" w:rsidR="00C82DA9" w:rsidRDefault="00162AF6">
      <w:pPr>
        <w:pStyle w:val="TOC4"/>
        <w:tabs>
          <w:tab w:val="left" w:pos="2190"/>
          <w:tab w:val="right" w:leader="dot" w:pos="9350"/>
        </w:tabs>
        <w:ind w:left="1440"/>
        <w:rPr>
          <w:rFonts w:eastAsiaTheme="minorEastAsia"/>
          <w:noProof/>
          <w:kern w:val="2"/>
          <w:sz w:val="21"/>
        </w:rPr>
      </w:pPr>
      <w:hyperlink w:anchor="_Toc39649734" w:history="1">
        <w:r w:rsidR="00C82DA9" w:rsidRPr="00DB785F">
          <w:rPr>
            <w:rStyle w:val="af1"/>
            <w:rFonts w:ascii="Times New Roman" w:hAnsi="Times New Roman"/>
            <w:noProof/>
          </w:rPr>
          <w:t>3.2.2.2</w:t>
        </w:r>
        <w:r w:rsidR="00C82DA9">
          <w:rPr>
            <w:rFonts w:eastAsiaTheme="minorEastAsia"/>
            <w:noProof/>
            <w:kern w:val="2"/>
            <w:sz w:val="21"/>
          </w:rPr>
          <w:tab/>
        </w:r>
        <w:r w:rsidR="00C82DA9" w:rsidRPr="00DB785F">
          <w:rPr>
            <w:rStyle w:val="af1"/>
            <w:rFonts w:ascii="Times New Roman" w:hAnsi="Times New Roman"/>
            <w:noProof/>
          </w:rPr>
          <w:t>功能描述</w:t>
        </w:r>
        <w:r w:rsidR="00C82DA9">
          <w:rPr>
            <w:noProof/>
          </w:rPr>
          <w:tab/>
        </w:r>
        <w:r w:rsidR="00C82DA9">
          <w:rPr>
            <w:noProof/>
          </w:rPr>
          <w:fldChar w:fldCharType="begin"/>
        </w:r>
        <w:r w:rsidR="00C82DA9">
          <w:rPr>
            <w:noProof/>
          </w:rPr>
          <w:instrText xml:space="preserve"> PAGEREF _Toc39649734 \h </w:instrText>
        </w:r>
        <w:r w:rsidR="00C82DA9">
          <w:rPr>
            <w:noProof/>
          </w:rPr>
        </w:r>
        <w:r w:rsidR="00C82DA9">
          <w:rPr>
            <w:noProof/>
          </w:rPr>
          <w:fldChar w:fldCharType="separate"/>
        </w:r>
        <w:r w:rsidR="00C82DA9">
          <w:rPr>
            <w:noProof/>
          </w:rPr>
          <w:t>27</w:t>
        </w:r>
        <w:r w:rsidR="00C82DA9">
          <w:rPr>
            <w:noProof/>
          </w:rPr>
          <w:fldChar w:fldCharType="end"/>
        </w:r>
      </w:hyperlink>
    </w:p>
    <w:p w14:paraId="0D24D0B6" w14:textId="2CC1F496" w:rsidR="00C82DA9" w:rsidRDefault="00162AF6">
      <w:pPr>
        <w:pStyle w:val="TOC4"/>
        <w:tabs>
          <w:tab w:val="left" w:pos="2190"/>
          <w:tab w:val="right" w:leader="dot" w:pos="9350"/>
        </w:tabs>
        <w:ind w:left="1440"/>
        <w:rPr>
          <w:rFonts w:eastAsiaTheme="minorEastAsia"/>
          <w:noProof/>
          <w:kern w:val="2"/>
          <w:sz w:val="21"/>
        </w:rPr>
      </w:pPr>
      <w:hyperlink w:anchor="_Toc39649735" w:history="1">
        <w:r w:rsidR="00C82DA9" w:rsidRPr="00DB785F">
          <w:rPr>
            <w:rStyle w:val="af1"/>
            <w:rFonts w:ascii="Times New Roman" w:hAnsi="Times New Roman"/>
            <w:noProof/>
          </w:rPr>
          <w:t>3.2.2.3</w:t>
        </w:r>
        <w:r w:rsidR="00C82DA9">
          <w:rPr>
            <w:rFonts w:eastAsiaTheme="minorEastAsia"/>
            <w:noProof/>
            <w:kern w:val="2"/>
            <w:sz w:val="21"/>
          </w:rPr>
          <w:tab/>
        </w:r>
        <w:r w:rsidR="00C82DA9" w:rsidRPr="00DB785F">
          <w:rPr>
            <w:rStyle w:val="af1"/>
            <w:rFonts w:ascii="Times New Roman" w:hAnsi="Times New Roman"/>
            <w:noProof/>
          </w:rPr>
          <w:t>业务流程图</w:t>
        </w:r>
        <w:r w:rsidR="00C82DA9">
          <w:rPr>
            <w:noProof/>
          </w:rPr>
          <w:tab/>
        </w:r>
        <w:r w:rsidR="00C82DA9">
          <w:rPr>
            <w:noProof/>
          </w:rPr>
          <w:fldChar w:fldCharType="begin"/>
        </w:r>
        <w:r w:rsidR="00C82DA9">
          <w:rPr>
            <w:noProof/>
          </w:rPr>
          <w:instrText xml:space="preserve"> PAGEREF _Toc39649735 \h </w:instrText>
        </w:r>
        <w:r w:rsidR="00C82DA9">
          <w:rPr>
            <w:noProof/>
          </w:rPr>
        </w:r>
        <w:r w:rsidR="00C82DA9">
          <w:rPr>
            <w:noProof/>
          </w:rPr>
          <w:fldChar w:fldCharType="separate"/>
        </w:r>
        <w:r w:rsidR="00C82DA9">
          <w:rPr>
            <w:noProof/>
          </w:rPr>
          <w:t>28</w:t>
        </w:r>
        <w:r w:rsidR="00C82DA9">
          <w:rPr>
            <w:noProof/>
          </w:rPr>
          <w:fldChar w:fldCharType="end"/>
        </w:r>
      </w:hyperlink>
    </w:p>
    <w:p w14:paraId="58678219" w14:textId="657A0E7B" w:rsidR="00C82DA9" w:rsidRDefault="00162AF6">
      <w:pPr>
        <w:pStyle w:val="TOC4"/>
        <w:tabs>
          <w:tab w:val="left" w:pos="2190"/>
          <w:tab w:val="right" w:leader="dot" w:pos="9350"/>
        </w:tabs>
        <w:ind w:left="1440"/>
        <w:rPr>
          <w:rFonts w:eastAsiaTheme="minorEastAsia"/>
          <w:noProof/>
          <w:kern w:val="2"/>
          <w:sz w:val="21"/>
        </w:rPr>
      </w:pPr>
      <w:hyperlink w:anchor="_Toc39649736" w:history="1">
        <w:r w:rsidR="00C82DA9" w:rsidRPr="00DB785F">
          <w:rPr>
            <w:rStyle w:val="af1"/>
            <w:rFonts w:ascii="Times New Roman" w:hAnsi="Times New Roman"/>
            <w:noProof/>
          </w:rPr>
          <w:t>3.2.2.4</w:t>
        </w:r>
        <w:r w:rsidR="00C82DA9">
          <w:rPr>
            <w:rFonts w:eastAsiaTheme="minorEastAsia"/>
            <w:noProof/>
            <w:kern w:val="2"/>
            <w:sz w:val="21"/>
          </w:rPr>
          <w:tab/>
        </w:r>
        <w:r w:rsidR="00C82DA9" w:rsidRPr="00DB785F">
          <w:rPr>
            <w:rStyle w:val="af1"/>
            <w:rFonts w:ascii="Times New Roman" w:hAnsi="Times New Roman"/>
            <w:noProof/>
          </w:rPr>
          <w:t>需求描述</w:t>
        </w:r>
        <w:r w:rsidR="00C82DA9">
          <w:rPr>
            <w:noProof/>
          </w:rPr>
          <w:tab/>
        </w:r>
        <w:r w:rsidR="00C82DA9">
          <w:rPr>
            <w:noProof/>
          </w:rPr>
          <w:fldChar w:fldCharType="begin"/>
        </w:r>
        <w:r w:rsidR="00C82DA9">
          <w:rPr>
            <w:noProof/>
          </w:rPr>
          <w:instrText xml:space="preserve"> PAGEREF _Toc39649736 \h </w:instrText>
        </w:r>
        <w:r w:rsidR="00C82DA9">
          <w:rPr>
            <w:noProof/>
          </w:rPr>
        </w:r>
        <w:r w:rsidR="00C82DA9">
          <w:rPr>
            <w:noProof/>
          </w:rPr>
          <w:fldChar w:fldCharType="separate"/>
        </w:r>
        <w:r w:rsidR="00C82DA9">
          <w:rPr>
            <w:noProof/>
          </w:rPr>
          <w:t>28</w:t>
        </w:r>
        <w:r w:rsidR="00C82DA9">
          <w:rPr>
            <w:noProof/>
          </w:rPr>
          <w:fldChar w:fldCharType="end"/>
        </w:r>
      </w:hyperlink>
    </w:p>
    <w:p w14:paraId="15F6EAD3" w14:textId="017D34BA" w:rsidR="00C82DA9" w:rsidRDefault="00162AF6">
      <w:pPr>
        <w:pStyle w:val="TOC4"/>
        <w:tabs>
          <w:tab w:val="left" w:pos="2190"/>
          <w:tab w:val="right" w:leader="dot" w:pos="9350"/>
        </w:tabs>
        <w:ind w:left="1440"/>
        <w:rPr>
          <w:rFonts w:eastAsiaTheme="minorEastAsia"/>
          <w:noProof/>
          <w:kern w:val="2"/>
          <w:sz w:val="21"/>
        </w:rPr>
      </w:pPr>
      <w:hyperlink w:anchor="_Toc39649737" w:history="1">
        <w:r w:rsidR="00C82DA9" w:rsidRPr="00DB785F">
          <w:rPr>
            <w:rStyle w:val="af1"/>
            <w:rFonts w:ascii="Times New Roman" w:hAnsi="Times New Roman"/>
            <w:noProof/>
          </w:rPr>
          <w:t>3.2.2.5</w:t>
        </w:r>
        <w:r w:rsidR="00C82DA9">
          <w:rPr>
            <w:rFonts w:eastAsiaTheme="minorEastAsia"/>
            <w:noProof/>
            <w:kern w:val="2"/>
            <w:sz w:val="21"/>
          </w:rPr>
          <w:tab/>
        </w:r>
        <w:r w:rsidR="00C82DA9" w:rsidRPr="00DB785F">
          <w:rPr>
            <w:rStyle w:val="af1"/>
            <w:rFonts w:ascii="Times New Roman" w:hAnsi="Times New Roman"/>
            <w:noProof/>
          </w:rPr>
          <w:t>输出</w:t>
        </w:r>
        <w:r w:rsidR="00C82DA9" w:rsidRPr="00DB785F">
          <w:rPr>
            <w:rStyle w:val="af1"/>
            <w:rFonts w:ascii="Times New Roman" w:hAnsi="Times New Roman"/>
            <w:noProof/>
          </w:rPr>
          <w:t>/</w:t>
        </w:r>
        <w:r w:rsidR="00C82DA9" w:rsidRPr="00DB785F">
          <w:rPr>
            <w:rStyle w:val="af1"/>
            <w:rFonts w:ascii="Times New Roman" w:hAnsi="Times New Roman"/>
            <w:noProof/>
          </w:rPr>
          <w:t>后置条件</w:t>
        </w:r>
        <w:r w:rsidR="00C82DA9">
          <w:rPr>
            <w:noProof/>
          </w:rPr>
          <w:tab/>
        </w:r>
        <w:r w:rsidR="00C82DA9">
          <w:rPr>
            <w:noProof/>
          </w:rPr>
          <w:fldChar w:fldCharType="begin"/>
        </w:r>
        <w:r w:rsidR="00C82DA9">
          <w:rPr>
            <w:noProof/>
          </w:rPr>
          <w:instrText xml:space="preserve"> PAGEREF _Toc39649737 \h </w:instrText>
        </w:r>
        <w:r w:rsidR="00C82DA9">
          <w:rPr>
            <w:noProof/>
          </w:rPr>
        </w:r>
        <w:r w:rsidR="00C82DA9">
          <w:rPr>
            <w:noProof/>
          </w:rPr>
          <w:fldChar w:fldCharType="separate"/>
        </w:r>
        <w:r w:rsidR="00C82DA9">
          <w:rPr>
            <w:noProof/>
          </w:rPr>
          <w:t>29</w:t>
        </w:r>
        <w:r w:rsidR="00C82DA9">
          <w:rPr>
            <w:noProof/>
          </w:rPr>
          <w:fldChar w:fldCharType="end"/>
        </w:r>
      </w:hyperlink>
    </w:p>
    <w:p w14:paraId="3C9B7027" w14:textId="201615D3" w:rsidR="00C82DA9" w:rsidRDefault="00162AF6">
      <w:pPr>
        <w:pStyle w:val="TOC3"/>
        <w:tabs>
          <w:tab w:val="left" w:pos="1260"/>
          <w:tab w:val="right" w:leader="dot" w:pos="9350"/>
        </w:tabs>
        <w:rPr>
          <w:rFonts w:eastAsiaTheme="minorEastAsia"/>
          <w:noProof/>
          <w:kern w:val="2"/>
          <w:sz w:val="21"/>
        </w:rPr>
      </w:pPr>
      <w:hyperlink w:anchor="_Toc39649738" w:history="1">
        <w:r w:rsidR="00C82DA9" w:rsidRPr="00DB785F">
          <w:rPr>
            <w:rStyle w:val="af1"/>
            <w:rFonts w:ascii="Times New Roman" w:hAnsi="Times New Roman" w:cs="Times New Roman"/>
            <w:noProof/>
          </w:rPr>
          <w:t>3.2.3</w:t>
        </w:r>
        <w:r w:rsidR="00C82DA9">
          <w:rPr>
            <w:rFonts w:eastAsiaTheme="minorEastAsia"/>
            <w:noProof/>
            <w:kern w:val="2"/>
            <w:sz w:val="21"/>
          </w:rPr>
          <w:tab/>
        </w:r>
        <w:r w:rsidR="00C82DA9" w:rsidRPr="00DB785F">
          <w:rPr>
            <w:rStyle w:val="af1"/>
            <w:rFonts w:ascii="Times New Roman" w:hAnsi="Times New Roman" w:cs="Times New Roman"/>
            <w:noProof/>
          </w:rPr>
          <w:t>蓝牙钥匙使用</w:t>
        </w:r>
        <w:r w:rsidR="00C82DA9">
          <w:rPr>
            <w:noProof/>
          </w:rPr>
          <w:tab/>
        </w:r>
        <w:r w:rsidR="00C82DA9">
          <w:rPr>
            <w:noProof/>
          </w:rPr>
          <w:fldChar w:fldCharType="begin"/>
        </w:r>
        <w:r w:rsidR="00C82DA9">
          <w:rPr>
            <w:noProof/>
          </w:rPr>
          <w:instrText xml:space="preserve"> PAGEREF _Toc39649738 \h </w:instrText>
        </w:r>
        <w:r w:rsidR="00C82DA9">
          <w:rPr>
            <w:noProof/>
          </w:rPr>
        </w:r>
        <w:r w:rsidR="00C82DA9">
          <w:rPr>
            <w:noProof/>
          </w:rPr>
          <w:fldChar w:fldCharType="separate"/>
        </w:r>
        <w:r w:rsidR="00C82DA9">
          <w:rPr>
            <w:noProof/>
          </w:rPr>
          <w:t>29</w:t>
        </w:r>
        <w:r w:rsidR="00C82DA9">
          <w:rPr>
            <w:noProof/>
          </w:rPr>
          <w:fldChar w:fldCharType="end"/>
        </w:r>
      </w:hyperlink>
    </w:p>
    <w:p w14:paraId="322A574B" w14:textId="58B1C75A" w:rsidR="00C82DA9" w:rsidRDefault="00162AF6">
      <w:pPr>
        <w:pStyle w:val="TOC4"/>
        <w:tabs>
          <w:tab w:val="left" w:pos="2190"/>
          <w:tab w:val="right" w:leader="dot" w:pos="9350"/>
        </w:tabs>
        <w:ind w:left="1440"/>
        <w:rPr>
          <w:rFonts w:eastAsiaTheme="minorEastAsia"/>
          <w:noProof/>
          <w:kern w:val="2"/>
          <w:sz w:val="21"/>
        </w:rPr>
      </w:pPr>
      <w:hyperlink w:anchor="_Toc39649739" w:history="1">
        <w:r w:rsidR="00C82DA9" w:rsidRPr="00DB785F">
          <w:rPr>
            <w:rStyle w:val="af1"/>
            <w:rFonts w:ascii="Times New Roman" w:hAnsi="Times New Roman"/>
            <w:noProof/>
          </w:rPr>
          <w:t>3.2.3.1</w:t>
        </w:r>
        <w:r w:rsidR="00C82DA9">
          <w:rPr>
            <w:rFonts w:eastAsiaTheme="minorEastAsia"/>
            <w:noProof/>
            <w:kern w:val="2"/>
            <w:sz w:val="21"/>
          </w:rPr>
          <w:tab/>
        </w:r>
        <w:r w:rsidR="00C82DA9" w:rsidRPr="00DB785F">
          <w:rPr>
            <w:rStyle w:val="af1"/>
            <w:rFonts w:ascii="Times New Roman" w:hAnsi="Times New Roman"/>
            <w:noProof/>
          </w:rPr>
          <w:t>需求场景</w:t>
        </w:r>
        <w:r w:rsidR="00C82DA9">
          <w:rPr>
            <w:noProof/>
          </w:rPr>
          <w:tab/>
        </w:r>
        <w:r w:rsidR="00C82DA9">
          <w:rPr>
            <w:noProof/>
          </w:rPr>
          <w:fldChar w:fldCharType="begin"/>
        </w:r>
        <w:r w:rsidR="00C82DA9">
          <w:rPr>
            <w:noProof/>
          </w:rPr>
          <w:instrText xml:space="preserve"> PAGEREF _Toc39649739 \h </w:instrText>
        </w:r>
        <w:r w:rsidR="00C82DA9">
          <w:rPr>
            <w:noProof/>
          </w:rPr>
        </w:r>
        <w:r w:rsidR="00C82DA9">
          <w:rPr>
            <w:noProof/>
          </w:rPr>
          <w:fldChar w:fldCharType="separate"/>
        </w:r>
        <w:r w:rsidR="00C82DA9">
          <w:rPr>
            <w:noProof/>
          </w:rPr>
          <w:t>29</w:t>
        </w:r>
        <w:r w:rsidR="00C82DA9">
          <w:rPr>
            <w:noProof/>
          </w:rPr>
          <w:fldChar w:fldCharType="end"/>
        </w:r>
      </w:hyperlink>
    </w:p>
    <w:p w14:paraId="1D63AAE5" w14:textId="4BB50640" w:rsidR="00C82DA9" w:rsidRDefault="00162AF6">
      <w:pPr>
        <w:pStyle w:val="TOC4"/>
        <w:tabs>
          <w:tab w:val="left" w:pos="2190"/>
          <w:tab w:val="right" w:leader="dot" w:pos="9350"/>
        </w:tabs>
        <w:ind w:left="1440"/>
        <w:rPr>
          <w:rFonts w:eastAsiaTheme="minorEastAsia"/>
          <w:noProof/>
          <w:kern w:val="2"/>
          <w:sz w:val="21"/>
        </w:rPr>
      </w:pPr>
      <w:hyperlink w:anchor="_Toc39649740" w:history="1">
        <w:r w:rsidR="00C82DA9" w:rsidRPr="00DB785F">
          <w:rPr>
            <w:rStyle w:val="af1"/>
            <w:rFonts w:ascii="Times New Roman" w:hAnsi="Times New Roman"/>
            <w:noProof/>
          </w:rPr>
          <w:t>3.2.3.2</w:t>
        </w:r>
        <w:r w:rsidR="00C82DA9">
          <w:rPr>
            <w:rFonts w:eastAsiaTheme="minorEastAsia"/>
            <w:noProof/>
            <w:kern w:val="2"/>
            <w:sz w:val="21"/>
          </w:rPr>
          <w:tab/>
        </w:r>
        <w:r w:rsidR="00C82DA9" w:rsidRPr="00DB785F">
          <w:rPr>
            <w:rStyle w:val="af1"/>
            <w:rFonts w:ascii="Times New Roman" w:hAnsi="Times New Roman"/>
            <w:noProof/>
          </w:rPr>
          <w:t>功能描述</w:t>
        </w:r>
        <w:r w:rsidR="00C82DA9">
          <w:rPr>
            <w:noProof/>
          </w:rPr>
          <w:tab/>
        </w:r>
        <w:r w:rsidR="00C82DA9">
          <w:rPr>
            <w:noProof/>
          </w:rPr>
          <w:fldChar w:fldCharType="begin"/>
        </w:r>
        <w:r w:rsidR="00C82DA9">
          <w:rPr>
            <w:noProof/>
          </w:rPr>
          <w:instrText xml:space="preserve"> PAGEREF _Toc39649740 \h </w:instrText>
        </w:r>
        <w:r w:rsidR="00C82DA9">
          <w:rPr>
            <w:noProof/>
          </w:rPr>
        </w:r>
        <w:r w:rsidR="00C82DA9">
          <w:rPr>
            <w:noProof/>
          </w:rPr>
          <w:fldChar w:fldCharType="separate"/>
        </w:r>
        <w:r w:rsidR="00C82DA9">
          <w:rPr>
            <w:noProof/>
          </w:rPr>
          <w:t>29</w:t>
        </w:r>
        <w:r w:rsidR="00C82DA9">
          <w:rPr>
            <w:noProof/>
          </w:rPr>
          <w:fldChar w:fldCharType="end"/>
        </w:r>
      </w:hyperlink>
    </w:p>
    <w:p w14:paraId="139FD415" w14:textId="25897D27" w:rsidR="00C82DA9" w:rsidRDefault="00162AF6">
      <w:pPr>
        <w:pStyle w:val="TOC4"/>
        <w:tabs>
          <w:tab w:val="left" w:pos="2190"/>
          <w:tab w:val="right" w:leader="dot" w:pos="9350"/>
        </w:tabs>
        <w:ind w:left="1440"/>
        <w:rPr>
          <w:rFonts w:eastAsiaTheme="minorEastAsia"/>
          <w:noProof/>
          <w:kern w:val="2"/>
          <w:sz w:val="21"/>
        </w:rPr>
      </w:pPr>
      <w:hyperlink w:anchor="_Toc39649741" w:history="1">
        <w:r w:rsidR="00C82DA9" w:rsidRPr="00DB785F">
          <w:rPr>
            <w:rStyle w:val="af1"/>
            <w:rFonts w:ascii="Times New Roman" w:hAnsi="Times New Roman"/>
            <w:noProof/>
          </w:rPr>
          <w:t>3.2.3.3</w:t>
        </w:r>
        <w:r w:rsidR="00C82DA9">
          <w:rPr>
            <w:rFonts w:eastAsiaTheme="minorEastAsia"/>
            <w:noProof/>
            <w:kern w:val="2"/>
            <w:sz w:val="21"/>
          </w:rPr>
          <w:tab/>
        </w:r>
        <w:r w:rsidR="00C82DA9" w:rsidRPr="00DB785F">
          <w:rPr>
            <w:rStyle w:val="af1"/>
            <w:rFonts w:ascii="Times New Roman" w:hAnsi="Times New Roman"/>
            <w:noProof/>
          </w:rPr>
          <w:t>业务流程图</w:t>
        </w:r>
        <w:r w:rsidR="00C82DA9">
          <w:rPr>
            <w:noProof/>
          </w:rPr>
          <w:tab/>
        </w:r>
        <w:r w:rsidR="00C82DA9">
          <w:rPr>
            <w:noProof/>
          </w:rPr>
          <w:fldChar w:fldCharType="begin"/>
        </w:r>
        <w:r w:rsidR="00C82DA9">
          <w:rPr>
            <w:noProof/>
          </w:rPr>
          <w:instrText xml:space="preserve"> PAGEREF _Toc39649741 \h </w:instrText>
        </w:r>
        <w:r w:rsidR="00C82DA9">
          <w:rPr>
            <w:noProof/>
          </w:rPr>
        </w:r>
        <w:r w:rsidR="00C82DA9">
          <w:rPr>
            <w:noProof/>
          </w:rPr>
          <w:fldChar w:fldCharType="separate"/>
        </w:r>
        <w:r w:rsidR="00C82DA9">
          <w:rPr>
            <w:noProof/>
          </w:rPr>
          <w:t>30</w:t>
        </w:r>
        <w:r w:rsidR="00C82DA9">
          <w:rPr>
            <w:noProof/>
          </w:rPr>
          <w:fldChar w:fldCharType="end"/>
        </w:r>
      </w:hyperlink>
    </w:p>
    <w:p w14:paraId="7597E8A4" w14:textId="3BC23013" w:rsidR="00C82DA9" w:rsidRDefault="00162AF6">
      <w:pPr>
        <w:pStyle w:val="TOC4"/>
        <w:tabs>
          <w:tab w:val="left" w:pos="2190"/>
          <w:tab w:val="right" w:leader="dot" w:pos="9350"/>
        </w:tabs>
        <w:ind w:left="1440"/>
        <w:rPr>
          <w:rFonts w:eastAsiaTheme="minorEastAsia"/>
          <w:noProof/>
          <w:kern w:val="2"/>
          <w:sz w:val="21"/>
        </w:rPr>
      </w:pPr>
      <w:hyperlink w:anchor="_Toc39649742" w:history="1">
        <w:r w:rsidR="00C82DA9" w:rsidRPr="00DB785F">
          <w:rPr>
            <w:rStyle w:val="af1"/>
            <w:rFonts w:ascii="Times New Roman" w:hAnsi="Times New Roman"/>
            <w:noProof/>
          </w:rPr>
          <w:t>3.2.3.4</w:t>
        </w:r>
        <w:r w:rsidR="00C82DA9">
          <w:rPr>
            <w:rFonts w:eastAsiaTheme="minorEastAsia"/>
            <w:noProof/>
            <w:kern w:val="2"/>
            <w:sz w:val="21"/>
          </w:rPr>
          <w:tab/>
        </w:r>
        <w:r w:rsidR="00C82DA9" w:rsidRPr="00DB785F">
          <w:rPr>
            <w:rStyle w:val="af1"/>
            <w:rFonts w:ascii="Times New Roman" w:hAnsi="Times New Roman"/>
            <w:noProof/>
          </w:rPr>
          <w:t>需求描述</w:t>
        </w:r>
        <w:r w:rsidR="00C82DA9">
          <w:rPr>
            <w:noProof/>
          </w:rPr>
          <w:tab/>
        </w:r>
        <w:r w:rsidR="00C82DA9">
          <w:rPr>
            <w:noProof/>
          </w:rPr>
          <w:fldChar w:fldCharType="begin"/>
        </w:r>
        <w:r w:rsidR="00C82DA9">
          <w:rPr>
            <w:noProof/>
          </w:rPr>
          <w:instrText xml:space="preserve"> PAGEREF _Toc39649742 \h </w:instrText>
        </w:r>
        <w:r w:rsidR="00C82DA9">
          <w:rPr>
            <w:noProof/>
          </w:rPr>
        </w:r>
        <w:r w:rsidR="00C82DA9">
          <w:rPr>
            <w:noProof/>
          </w:rPr>
          <w:fldChar w:fldCharType="separate"/>
        </w:r>
        <w:r w:rsidR="00C82DA9">
          <w:rPr>
            <w:noProof/>
          </w:rPr>
          <w:t>31</w:t>
        </w:r>
        <w:r w:rsidR="00C82DA9">
          <w:rPr>
            <w:noProof/>
          </w:rPr>
          <w:fldChar w:fldCharType="end"/>
        </w:r>
      </w:hyperlink>
    </w:p>
    <w:p w14:paraId="5FC4D290" w14:textId="467CC0D5" w:rsidR="00C82DA9" w:rsidRDefault="00162AF6">
      <w:pPr>
        <w:pStyle w:val="TOC3"/>
        <w:tabs>
          <w:tab w:val="left" w:pos="1260"/>
          <w:tab w:val="right" w:leader="dot" w:pos="9350"/>
        </w:tabs>
        <w:rPr>
          <w:rFonts w:eastAsiaTheme="minorEastAsia"/>
          <w:noProof/>
          <w:kern w:val="2"/>
          <w:sz w:val="21"/>
        </w:rPr>
      </w:pPr>
      <w:hyperlink w:anchor="_Toc39649743" w:history="1">
        <w:r w:rsidR="00C82DA9" w:rsidRPr="00DB785F">
          <w:rPr>
            <w:rStyle w:val="af1"/>
            <w:rFonts w:ascii="Times New Roman" w:hAnsi="Times New Roman" w:cs="Times New Roman"/>
            <w:noProof/>
          </w:rPr>
          <w:t>3.2.4</w:t>
        </w:r>
        <w:r w:rsidR="00C82DA9">
          <w:rPr>
            <w:rFonts w:eastAsiaTheme="minorEastAsia"/>
            <w:noProof/>
            <w:kern w:val="2"/>
            <w:sz w:val="21"/>
          </w:rPr>
          <w:tab/>
        </w:r>
        <w:r w:rsidR="00C82DA9" w:rsidRPr="00DB785F">
          <w:rPr>
            <w:rStyle w:val="af1"/>
            <w:rFonts w:ascii="Times New Roman" w:hAnsi="Times New Roman" w:cs="Times New Roman"/>
            <w:noProof/>
          </w:rPr>
          <w:t>蓝牙钥匙注销</w:t>
        </w:r>
        <w:r w:rsidR="00C82DA9">
          <w:rPr>
            <w:noProof/>
          </w:rPr>
          <w:tab/>
        </w:r>
        <w:r w:rsidR="00C82DA9">
          <w:rPr>
            <w:noProof/>
          </w:rPr>
          <w:fldChar w:fldCharType="begin"/>
        </w:r>
        <w:r w:rsidR="00C82DA9">
          <w:rPr>
            <w:noProof/>
          </w:rPr>
          <w:instrText xml:space="preserve"> PAGEREF _Toc39649743 \h </w:instrText>
        </w:r>
        <w:r w:rsidR="00C82DA9">
          <w:rPr>
            <w:noProof/>
          </w:rPr>
        </w:r>
        <w:r w:rsidR="00C82DA9">
          <w:rPr>
            <w:noProof/>
          </w:rPr>
          <w:fldChar w:fldCharType="separate"/>
        </w:r>
        <w:r w:rsidR="00C82DA9">
          <w:rPr>
            <w:noProof/>
          </w:rPr>
          <w:t>31</w:t>
        </w:r>
        <w:r w:rsidR="00C82DA9">
          <w:rPr>
            <w:noProof/>
          </w:rPr>
          <w:fldChar w:fldCharType="end"/>
        </w:r>
      </w:hyperlink>
    </w:p>
    <w:p w14:paraId="1CCEC93D" w14:textId="2E888D73" w:rsidR="00C82DA9" w:rsidRDefault="00162AF6">
      <w:pPr>
        <w:pStyle w:val="TOC4"/>
        <w:tabs>
          <w:tab w:val="left" w:pos="2190"/>
          <w:tab w:val="right" w:leader="dot" w:pos="9350"/>
        </w:tabs>
        <w:ind w:left="1440"/>
        <w:rPr>
          <w:rFonts w:eastAsiaTheme="minorEastAsia"/>
          <w:noProof/>
          <w:kern w:val="2"/>
          <w:sz w:val="21"/>
        </w:rPr>
      </w:pPr>
      <w:hyperlink w:anchor="_Toc39649744" w:history="1">
        <w:r w:rsidR="00C82DA9" w:rsidRPr="00DB785F">
          <w:rPr>
            <w:rStyle w:val="af1"/>
            <w:rFonts w:ascii="Times New Roman" w:hAnsi="Times New Roman"/>
            <w:noProof/>
          </w:rPr>
          <w:t>3.2.4.1</w:t>
        </w:r>
        <w:r w:rsidR="00C82DA9">
          <w:rPr>
            <w:rFonts w:eastAsiaTheme="minorEastAsia"/>
            <w:noProof/>
            <w:kern w:val="2"/>
            <w:sz w:val="21"/>
          </w:rPr>
          <w:tab/>
        </w:r>
        <w:r w:rsidR="00C82DA9" w:rsidRPr="00DB785F">
          <w:rPr>
            <w:rStyle w:val="af1"/>
            <w:rFonts w:ascii="Times New Roman" w:hAnsi="Times New Roman"/>
            <w:noProof/>
          </w:rPr>
          <w:t>车主收回授权</w:t>
        </w:r>
        <w:r w:rsidR="00C82DA9">
          <w:rPr>
            <w:noProof/>
          </w:rPr>
          <w:tab/>
        </w:r>
        <w:r w:rsidR="00C82DA9">
          <w:rPr>
            <w:noProof/>
          </w:rPr>
          <w:fldChar w:fldCharType="begin"/>
        </w:r>
        <w:r w:rsidR="00C82DA9">
          <w:rPr>
            <w:noProof/>
          </w:rPr>
          <w:instrText xml:space="preserve"> PAGEREF _Toc39649744 \h </w:instrText>
        </w:r>
        <w:r w:rsidR="00C82DA9">
          <w:rPr>
            <w:noProof/>
          </w:rPr>
        </w:r>
        <w:r w:rsidR="00C82DA9">
          <w:rPr>
            <w:noProof/>
          </w:rPr>
          <w:fldChar w:fldCharType="separate"/>
        </w:r>
        <w:r w:rsidR="00C82DA9">
          <w:rPr>
            <w:noProof/>
          </w:rPr>
          <w:t>31</w:t>
        </w:r>
        <w:r w:rsidR="00C82DA9">
          <w:rPr>
            <w:noProof/>
          </w:rPr>
          <w:fldChar w:fldCharType="end"/>
        </w:r>
      </w:hyperlink>
    </w:p>
    <w:p w14:paraId="440AE45B" w14:textId="32DA07FD" w:rsidR="00C82DA9" w:rsidRDefault="00162AF6">
      <w:pPr>
        <w:pStyle w:val="TOC4"/>
        <w:tabs>
          <w:tab w:val="left" w:pos="2190"/>
          <w:tab w:val="right" w:leader="dot" w:pos="9350"/>
        </w:tabs>
        <w:ind w:left="1440"/>
        <w:rPr>
          <w:rFonts w:eastAsiaTheme="minorEastAsia"/>
          <w:noProof/>
          <w:kern w:val="2"/>
          <w:sz w:val="21"/>
        </w:rPr>
      </w:pPr>
      <w:hyperlink w:anchor="_Toc39649745" w:history="1">
        <w:r w:rsidR="00C82DA9" w:rsidRPr="00DB785F">
          <w:rPr>
            <w:rStyle w:val="af1"/>
            <w:rFonts w:ascii="Times New Roman" w:hAnsi="Times New Roman"/>
            <w:noProof/>
          </w:rPr>
          <w:t>3.2.4.2</w:t>
        </w:r>
        <w:r w:rsidR="00C82DA9">
          <w:rPr>
            <w:rFonts w:eastAsiaTheme="minorEastAsia"/>
            <w:noProof/>
            <w:kern w:val="2"/>
            <w:sz w:val="21"/>
          </w:rPr>
          <w:tab/>
        </w:r>
        <w:r w:rsidR="00C82DA9" w:rsidRPr="00DB785F">
          <w:rPr>
            <w:rStyle w:val="af1"/>
            <w:rFonts w:ascii="Times New Roman" w:hAnsi="Times New Roman"/>
            <w:noProof/>
          </w:rPr>
          <w:t>到期自动注销</w:t>
        </w:r>
        <w:r w:rsidR="00C82DA9">
          <w:rPr>
            <w:noProof/>
          </w:rPr>
          <w:tab/>
        </w:r>
        <w:r w:rsidR="00C82DA9">
          <w:rPr>
            <w:noProof/>
          </w:rPr>
          <w:fldChar w:fldCharType="begin"/>
        </w:r>
        <w:r w:rsidR="00C82DA9">
          <w:rPr>
            <w:noProof/>
          </w:rPr>
          <w:instrText xml:space="preserve"> PAGEREF _Toc39649745 \h </w:instrText>
        </w:r>
        <w:r w:rsidR="00C82DA9">
          <w:rPr>
            <w:noProof/>
          </w:rPr>
        </w:r>
        <w:r w:rsidR="00C82DA9">
          <w:rPr>
            <w:noProof/>
          </w:rPr>
          <w:fldChar w:fldCharType="separate"/>
        </w:r>
        <w:r w:rsidR="00C82DA9">
          <w:rPr>
            <w:noProof/>
          </w:rPr>
          <w:t>33</w:t>
        </w:r>
        <w:r w:rsidR="00C82DA9">
          <w:rPr>
            <w:noProof/>
          </w:rPr>
          <w:fldChar w:fldCharType="end"/>
        </w:r>
      </w:hyperlink>
    </w:p>
    <w:p w14:paraId="70E73D90" w14:textId="0CB6B178" w:rsidR="00C82DA9" w:rsidRDefault="00162AF6">
      <w:pPr>
        <w:pStyle w:val="TOC4"/>
        <w:tabs>
          <w:tab w:val="left" w:pos="2190"/>
          <w:tab w:val="right" w:leader="dot" w:pos="9350"/>
        </w:tabs>
        <w:ind w:left="1440"/>
        <w:rPr>
          <w:rFonts w:eastAsiaTheme="minorEastAsia"/>
          <w:noProof/>
          <w:kern w:val="2"/>
          <w:sz w:val="21"/>
        </w:rPr>
      </w:pPr>
      <w:hyperlink w:anchor="_Toc39649746" w:history="1">
        <w:r w:rsidR="00C82DA9" w:rsidRPr="00DB785F">
          <w:rPr>
            <w:rStyle w:val="af1"/>
            <w:rFonts w:ascii="Times New Roman" w:hAnsi="Times New Roman"/>
            <w:noProof/>
          </w:rPr>
          <w:t>3.2.4.3</w:t>
        </w:r>
        <w:r w:rsidR="00C82DA9">
          <w:rPr>
            <w:rFonts w:eastAsiaTheme="minorEastAsia"/>
            <w:noProof/>
            <w:kern w:val="2"/>
            <w:sz w:val="21"/>
          </w:rPr>
          <w:tab/>
        </w:r>
        <w:r w:rsidR="00C82DA9" w:rsidRPr="00DB785F">
          <w:rPr>
            <w:rStyle w:val="af1"/>
            <w:rFonts w:ascii="Times New Roman" w:hAnsi="Times New Roman"/>
            <w:noProof/>
          </w:rPr>
          <w:t>被授权人归还注销</w:t>
        </w:r>
        <w:r w:rsidR="00C82DA9">
          <w:rPr>
            <w:noProof/>
          </w:rPr>
          <w:tab/>
        </w:r>
        <w:r w:rsidR="00C82DA9">
          <w:rPr>
            <w:noProof/>
          </w:rPr>
          <w:fldChar w:fldCharType="begin"/>
        </w:r>
        <w:r w:rsidR="00C82DA9">
          <w:rPr>
            <w:noProof/>
          </w:rPr>
          <w:instrText xml:space="preserve"> PAGEREF _Toc39649746 \h </w:instrText>
        </w:r>
        <w:r w:rsidR="00C82DA9">
          <w:rPr>
            <w:noProof/>
          </w:rPr>
        </w:r>
        <w:r w:rsidR="00C82DA9">
          <w:rPr>
            <w:noProof/>
          </w:rPr>
          <w:fldChar w:fldCharType="separate"/>
        </w:r>
        <w:r w:rsidR="00C82DA9">
          <w:rPr>
            <w:noProof/>
          </w:rPr>
          <w:t>33</w:t>
        </w:r>
        <w:r w:rsidR="00C82DA9">
          <w:rPr>
            <w:noProof/>
          </w:rPr>
          <w:fldChar w:fldCharType="end"/>
        </w:r>
      </w:hyperlink>
    </w:p>
    <w:p w14:paraId="7231BA97" w14:textId="4B6006EE" w:rsidR="00C82DA9" w:rsidRDefault="00162AF6">
      <w:pPr>
        <w:pStyle w:val="TOC4"/>
        <w:tabs>
          <w:tab w:val="left" w:pos="2190"/>
          <w:tab w:val="right" w:leader="dot" w:pos="9350"/>
        </w:tabs>
        <w:ind w:left="1440"/>
        <w:rPr>
          <w:rFonts w:eastAsiaTheme="minorEastAsia"/>
          <w:noProof/>
          <w:kern w:val="2"/>
          <w:sz w:val="21"/>
        </w:rPr>
      </w:pPr>
      <w:hyperlink w:anchor="_Toc39649747" w:history="1">
        <w:r w:rsidR="00C82DA9" w:rsidRPr="00DB785F">
          <w:rPr>
            <w:rStyle w:val="af1"/>
            <w:rFonts w:ascii="Times New Roman" w:hAnsi="Times New Roman"/>
            <w:noProof/>
          </w:rPr>
          <w:t>3.2.4.4</w:t>
        </w:r>
        <w:r w:rsidR="00C82DA9">
          <w:rPr>
            <w:rFonts w:eastAsiaTheme="minorEastAsia"/>
            <w:noProof/>
            <w:kern w:val="2"/>
            <w:sz w:val="21"/>
          </w:rPr>
          <w:tab/>
        </w:r>
        <w:r w:rsidR="00C82DA9" w:rsidRPr="00DB785F">
          <w:rPr>
            <w:rStyle w:val="af1"/>
            <w:rFonts w:ascii="Times New Roman" w:hAnsi="Times New Roman"/>
            <w:noProof/>
          </w:rPr>
          <w:t>管理人员后台注销</w:t>
        </w:r>
        <w:r w:rsidR="00C82DA9">
          <w:rPr>
            <w:noProof/>
          </w:rPr>
          <w:tab/>
        </w:r>
        <w:r w:rsidR="00C82DA9">
          <w:rPr>
            <w:noProof/>
          </w:rPr>
          <w:fldChar w:fldCharType="begin"/>
        </w:r>
        <w:r w:rsidR="00C82DA9">
          <w:rPr>
            <w:noProof/>
          </w:rPr>
          <w:instrText xml:space="preserve"> PAGEREF _Toc39649747 \h </w:instrText>
        </w:r>
        <w:r w:rsidR="00C82DA9">
          <w:rPr>
            <w:noProof/>
          </w:rPr>
        </w:r>
        <w:r w:rsidR="00C82DA9">
          <w:rPr>
            <w:noProof/>
          </w:rPr>
          <w:fldChar w:fldCharType="separate"/>
        </w:r>
        <w:r w:rsidR="00C82DA9">
          <w:rPr>
            <w:noProof/>
          </w:rPr>
          <w:t>35</w:t>
        </w:r>
        <w:r w:rsidR="00C82DA9">
          <w:rPr>
            <w:noProof/>
          </w:rPr>
          <w:fldChar w:fldCharType="end"/>
        </w:r>
      </w:hyperlink>
    </w:p>
    <w:p w14:paraId="78D027AA" w14:textId="7A96FBF4" w:rsidR="00C82DA9" w:rsidRDefault="00162AF6">
      <w:pPr>
        <w:pStyle w:val="TOC3"/>
        <w:tabs>
          <w:tab w:val="left" w:pos="1260"/>
          <w:tab w:val="right" w:leader="dot" w:pos="9350"/>
        </w:tabs>
        <w:rPr>
          <w:rFonts w:eastAsiaTheme="minorEastAsia"/>
          <w:noProof/>
          <w:kern w:val="2"/>
          <w:sz w:val="21"/>
        </w:rPr>
      </w:pPr>
      <w:hyperlink w:anchor="_Toc39649748" w:history="1">
        <w:r w:rsidR="00C82DA9" w:rsidRPr="00DB785F">
          <w:rPr>
            <w:rStyle w:val="af1"/>
            <w:rFonts w:ascii="Times New Roman" w:hAnsi="Times New Roman" w:cs="Times New Roman"/>
            <w:noProof/>
          </w:rPr>
          <w:t>3.2.5</w:t>
        </w:r>
        <w:r w:rsidR="00C82DA9">
          <w:rPr>
            <w:rFonts w:eastAsiaTheme="minorEastAsia"/>
            <w:noProof/>
            <w:kern w:val="2"/>
            <w:sz w:val="21"/>
          </w:rPr>
          <w:tab/>
        </w:r>
        <w:r w:rsidR="00C82DA9" w:rsidRPr="00DB785F">
          <w:rPr>
            <w:rStyle w:val="af1"/>
            <w:rFonts w:ascii="Times New Roman" w:hAnsi="Times New Roman" w:cs="Times New Roman"/>
            <w:noProof/>
          </w:rPr>
          <w:t>蓝牙钥匙更新</w:t>
        </w:r>
        <w:r w:rsidR="00C82DA9">
          <w:rPr>
            <w:noProof/>
          </w:rPr>
          <w:tab/>
        </w:r>
        <w:r w:rsidR="00C82DA9">
          <w:rPr>
            <w:noProof/>
          </w:rPr>
          <w:fldChar w:fldCharType="begin"/>
        </w:r>
        <w:r w:rsidR="00C82DA9">
          <w:rPr>
            <w:noProof/>
          </w:rPr>
          <w:instrText xml:space="preserve"> PAGEREF _Toc39649748 \h </w:instrText>
        </w:r>
        <w:r w:rsidR="00C82DA9">
          <w:rPr>
            <w:noProof/>
          </w:rPr>
        </w:r>
        <w:r w:rsidR="00C82DA9">
          <w:rPr>
            <w:noProof/>
          </w:rPr>
          <w:fldChar w:fldCharType="separate"/>
        </w:r>
        <w:r w:rsidR="00C82DA9">
          <w:rPr>
            <w:noProof/>
          </w:rPr>
          <w:t>35</w:t>
        </w:r>
        <w:r w:rsidR="00C82DA9">
          <w:rPr>
            <w:noProof/>
          </w:rPr>
          <w:fldChar w:fldCharType="end"/>
        </w:r>
      </w:hyperlink>
    </w:p>
    <w:p w14:paraId="648EABDA" w14:textId="12F7A761" w:rsidR="00C82DA9" w:rsidRDefault="00162AF6">
      <w:pPr>
        <w:pStyle w:val="TOC4"/>
        <w:tabs>
          <w:tab w:val="left" w:pos="2190"/>
          <w:tab w:val="right" w:leader="dot" w:pos="9350"/>
        </w:tabs>
        <w:ind w:left="1440"/>
        <w:rPr>
          <w:rFonts w:eastAsiaTheme="minorEastAsia"/>
          <w:noProof/>
          <w:kern w:val="2"/>
          <w:sz w:val="21"/>
        </w:rPr>
      </w:pPr>
      <w:hyperlink w:anchor="_Toc39649749" w:history="1">
        <w:r w:rsidR="00C82DA9" w:rsidRPr="00DB785F">
          <w:rPr>
            <w:rStyle w:val="af1"/>
            <w:rFonts w:ascii="Times New Roman" w:hAnsi="Times New Roman"/>
            <w:noProof/>
          </w:rPr>
          <w:t>3.2.5.1</w:t>
        </w:r>
        <w:r w:rsidR="00C82DA9">
          <w:rPr>
            <w:rFonts w:eastAsiaTheme="minorEastAsia"/>
            <w:noProof/>
            <w:kern w:val="2"/>
            <w:sz w:val="21"/>
          </w:rPr>
          <w:tab/>
        </w:r>
        <w:r w:rsidR="00C82DA9" w:rsidRPr="00DB785F">
          <w:rPr>
            <w:rStyle w:val="af1"/>
            <w:rFonts w:ascii="Times New Roman" w:hAnsi="Times New Roman"/>
            <w:noProof/>
          </w:rPr>
          <w:t>蓝牙钥匙自动更新</w:t>
        </w:r>
        <w:r w:rsidR="00C82DA9">
          <w:rPr>
            <w:noProof/>
          </w:rPr>
          <w:tab/>
        </w:r>
        <w:r w:rsidR="00C82DA9">
          <w:rPr>
            <w:noProof/>
          </w:rPr>
          <w:fldChar w:fldCharType="begin"/>
        </w:r>
        <w:r w:rsidR="00C82DA9">
          <w:rPr>
            <w:noProof/>
          </w:rPr>
          <w:instrText xml:space="preserve"> PAGEREF _Toc39649749 \h </w:instrText>
        </w:r>
        <w:r w:rsidR="00C82DA9">
          <w:rPr>
            <w:noProof/>
          </w:rPr>
        </w:r>
        <w:r w:rsidR="00C82DA9">
          <w:rPr>
            <w:noProof/>
          </w:rPr>
          <w:fldChar w:fldCharType="separate"/>
        </w:r>
        <w:r w:rsidR="00C82DA9">
          <w:rPr>
            <w:noProof/>
          </w:rPr>
          <w:t>35</w:t>
        </w:r>
        <w:r w:rsidR="00C82DA9">
          <w:rPr>
            <w:noProof/>
          </w:rPr>
          <w:fldChar w:fldCharType="end"/>
        </w:r>
      </w:hyperlink>
    </w:p>
    <w:p w14:paraId="5063B737" w14:textId="57AB7199" w:rsidR="00C82DA9" w:rsidRDefault="00162AF6">
      <w:pPr>
        <w:pStyle w:val="TOC4"/>
        <w:tabs>
          <w:tab w:val="left" w:pos="2190"/>
          <w:tab w:val="right" w:leader="dot" w:pos="9350"/>
        </w:tabs>
        <w:ind w:left="1440"/>
        <w:rPr>
          <w:rFonts w:eastAsiaTheme="minorEastAsia"/>
          <w:noProof/>
          <w:kern w:val="2"/>
          <w:sz w:val="21"/>
        </w:rPr>
      </w:pPr>
      <w:hyperlink w:anchor="_Toc39649750" w:history="1">
        <w:r w:rsidR="00C82DA9" w:rsidRPr="00DB785F">
          <w:rPr>
            <w:rStyle w:val="af1"/>
            <w:rFonts w:ascii="Times New Roman" w:hAnsi="Times New Roman"/>
            <w:noProof/>
          </w:rPr>
          <w:t>3.2.5.2</w:t>
        </w:r>
        <w:r w:rsidR="00C82DA9">
          <w:rPr>
            <w:rFonts w:eastAsiaTheme="minorEastAsia"/>
            <w:noProof/>
            <w:kern w:val="2"/>
            <w:sz w:val="21"/>
          </w:rPr>
          <w:tab/>
        </w:r>
        <w:r w:rsidR="00C82DA9" w:rsidRPr="00DB785F">
          <w:rPr>
            <w:rStyle w:val="af1"/>
            <w:rFonts w:ascii="Times New Roman" w:hAnsi="Times New Roman"/>
            <w:noProof/>
          </w:rPr>
          <w:t>蓝牙钥匙主动更新</w:t>
        </w:r>
        <w:r w:rsidR="00C82DA9">
          <w:rPr>
            <w:noProof/>
          </w:rPr>
          <w:tab/>
        </w:r>
        <w:r w:rsidR="00C82DA9">
          <w:rPr>
            <w:noProof/>
          </w:rPr>
          <w:fldChar w:fldCharType="begin"/>
        </w:r>
        <w:r w:rsidR="00C82DA9">
          <w:rPr>
            <w:noProof/>
          </w:rPr>
          <w:instrText xml:space="preserve"> PAGEREF _Toc39649750 \h </w:instrText>
        </w:r>
        <w:r w:rsidR="00C82DA9">
          <w:rPr>
            <w:noProof/>
          </w:rPr>
        </w:r>
        <w:r w:rsidR="00C82DA9">
          <w:rPr>
            <w:noProof/>
          </w:rPr>
          <w:fldChar w:fldCharType="separate"/>
        </w:r>
        <w:r w:rsidR="00C82DA9">
          <w:rPr>
            <w:noProof/>
          </w:rPr>
          <w:t>36</w:t>
        </w:r>
        <w:r w:rsidR="00C82DA9">
          <w:rPr>
            <w:noProof/>
          </w:rPr>
          <w:fldChar w:fldCharType="end"/>
        </w:r>
      </w:hyperlink>
    </w:p>
    <w:p w14:paraId="1C789DD6" w14:textId="5FC26CBD" w:rsidR="00C82DA9" w:rsidRDefault="00162AF6">
      <w:pPr>
        <w:pStyle w:val="TOC2"/>
        <w:tabs>
          <w:tab w:val="left" w:pos="1260"/>
          <w:tab w:val="right" w:leader="dot" w:pos="9350"/>
        </w:tabs>
        <w:rPr>
          <w:rFonts w:eastAsiaTheme="minorEastAsia"/>
          <w:noProof/>
          <w:kern w:val="2"/>
          <w:sz w:val="21"/>
        </w:rPr>
      </w:pPr>
      <w:hyperlink w:anchor="_Toc39649751" w:history="1">
        <w:r w:rsidR="00C82DA9" w:rsidRPr="00DB785F">
          <w:rPr>
            <w:rStyle w:val="af1"/>
            <w:rFonts w:ascii="Times New Roman" w:hAnsi="Times New Roman" w:cs="Times New Roman"/>
            <w:noProof/>
          </w:rPr>
          <w:t>3.3</w:t>
        </w:r>
        <w:r w:rsidR="00C82DA9">
          <w:rPr>
            <w:rFonts w:eastAsiaTheme="minorEastAsia"/>
            <w:noProof/>
            <w:kern w:val="2"/>
            <w:sz w:val="21"/>
          </w:rPr>
          <w:tab/>
        </w:r>
        <w:r w:rsidR="00C82DA9" w:rsidRPr="00DB785F">
          <w:rPr>
            <w:rStyle w:val="af1"/>
            <w:rFonts w:ascii="Times New Roman" w:hAnsi="Times New Roman" w:cs="Times New Roman"/>
            <w:noProof/>
          </w:rPr>
          <w:t>蓝牙模块功能需求</w:t>
        </w:r>
        <w:r w:rsidR="00C82DA9">
          <w:rPr>
            <w:noProof/>
          </w:rPr>
          <w:tab/>
        </w:r>
        <w:r w:rsidR="00C82DA9">
          <w:rPr>
            <w:noProof/>
          </w:rPr>
          <w:fldChar w:fldCharType="begin"/>
        </w:r>
        <w:r w:rsidR="00C82DA9">
          <w:rPr>
            <w:noProof/>
          </w:rPr>
          <w:instrText xml:space="preserve"> PAGEREF _Toc39649751 \h </w:instrText>
        </w:r>
        <w:r w:rsidR="00C82DA9">
          <w:rPr>
            <w:noProof/>
          </w:rPr>
        </w:r>
        <w:r w:rsidR="00C82DA9">
          <w:rPr>
            <w:noProof/>
          </w:rPr>
          <w:fldChar w:fldCharType="separate"/>
        </w:r>
        <w:r w:rsidR="00C82DA9">
          <w:rPr>
            <w:noProof/>
          </w:rPr>
          <w:t>37</w:t>
        </w:r>
        <w:r w:rsidR="00C82DA9">
          <w:rPr>
            <w:noProof/>
          </w:rPr>
          <w:fldChar w:fldCharType="end"/>
        </w:r>
      </w:hyperlink>
    </w:p>
    <w:p w14:paraId="5A4BE0F3" w14:textId="66D61BF2" w:rsidR="00C82DA9" w:rsidRDefault="00162AF6">
      <w:pPr>
        <w:pStyle w:val="TOC3"/>
        <w:tabs>
          <w:tab w:val="left" w:pos="1260"/>
          <w:tab w:val="right" w:leader="dot" w:pos="9350"/>
        </w:tabs>
        <w:rPr>
          <w:rFonts w:eastAsiaTheme="minorEastAsia"/>
          <w:noProof/>
          <w:kern w:val="2"/>
          <w:sz w:val="21"/>
        </w:rPr>
      </w:pPr>
      <w:hyperlink w:anchor="_Toc39649752" w:history="1">
        <w:r w:rsidR="00C82DA9" w:rsidRPr="00DB785F">
          <w:rPr>
            <w:rStyle w:val="af1"/>
            <w:rFonts w:ascii="Times New Roman" w:hAnsi="Times New Roman" w:cs="Times New Roman"/>
            <w:noProof/>
          </w:rPr>
          <w:t>3.3.1</w:t>
        </w:r>
        <w:r w:rsidR="00C82DA9">
          <w:rPr>
            <w:rFonts w:eastAsiaTheme="minorEastAsia"/>
            <w:noProof/>
            <w:kern w:val="2"/>
            <w:sz w:val="21"/>
          </w:rPr>
          <w:tab/>
        </w:r>
        <w:r w:rsidR="00C82DA9" w:rsidRPr="00DB785F">
          <w:rPr>
            <w:rStyle w:val="af1"/>
            <w:rFonts w:ascii="Times New Roman" w:hAnsi="Times New Roman" w:cs="Times New Roman"/>
            <w:noProof/>
          </w:rPr>
          <w:t>蓝牙钥匙获取</w:t>
        </w:r>
        <w:r w:rsidR="00C82DA9">
          <w:rPr>
            <w:noProof/>
          </w:rPr>
          <w:tab/>
        </w:r>
        <w:r w:rsidR="00C82DA9">
          <w:rPr>
            <w:noProof/>
          </w:rPr>
          <w:fldChar w:fldCharType="begin"/>
        </w:r>
        <w:r w:rsidR="00C82DA9">
          <w:rPr>
            <w:noProof/>
          </w:rPr>
          <w:instrText xml:space="preserve"> PAGEREF _Toc39649752 \h </w:instrText>
        </w:r>
        <w:r w:rsidR="00C82DA9">
          <w:rPr>
            <w:noProof/>
          </w:rPr>
        </w:r>
        <w:r w:rsidR="00C82DA9">
          <w:rPr>
            <w:noProof/>
          </w:rPr>
          <w:fldChar w:fldCharType="separate"/>
        </w:r>
        <w:r w:rsidR="00C82DA9">
          <w:rPr>
            <w:noProof/>
          </w:rPr>
          <w:t>37</w:t>
        </w:r>
        <w:r w:rsidR="00C82DA9">
          <w:rPr>
            <w:noProof/>
          </w:rPr>
          <w:fldChar w:fldCharType="end"/>
        </w:r>
      </w:hyperlink>
    </w:p>
    <w:p w14:paraId="2C01ABB0" w14:textId="42FD7E10" w:rsidR="00C82DA9" w:rsidRDefault="00162AF6">
      <w:pPr>
        <w:pStyle w:val="TOC4"/>
        <w:tabs>
          <w:tab w:val="left" w:pos="2190"/>
          <w:tab w:val="right" w:leader="dot" w:pos="9350"/>
        </w:tabs>
        <w:ind w:left="1440"/>
        <w:rPr>
          <w:rFonts w:eastAsiaTheme="minorEastAsia"/>
          <w:noProof/>
          <w:kern w:val="2"/>
          <w:sz w:val="21"/>
        </w:rPr>
      </w:pPr>
      <w:hyperlink w:anchor="_Toc39649753" w:history="1">
        <w:r w:rsidR="00C82DA9" w:rsidRPr="00DB785F">
          <w:rPr>
            <w:rStyle w:val="af1"/>
            <w:rFonts w:ascii="Times New Roman" w:hAnsi="Times New Roman"/>
            <w:noProof/>
          </w:rPr>
          <w:t>3.3.1.1</w:t>
        </w:r>
        <w:r w:rsidR="00C82DA9">
          <w:rPr>
            <w:rFonts w:eastAsiaTheme="minorEastAsia"/>
            <w:noProof/>
            <w:kern w:val="2"/>
            <w:sz w:val="21"/>
          </w:rPr>
          <w:tab/>
        </w:r>
        <w:r w:rsidR="00C82DA9" w:rsidRPr="00DB785F">
          <w:rPr>
            <w:rStyle w:val="af1"/>
            <w:rFonts w:ascii="Times New Roman" w:hAnsi="Times New Roman"/>
            <w:noProof/>
          </w:rPr>
          <w:t>需求场景</w:t>
        </w:r>
        <w:r w:rsidR="00C82DA9">
          <w:rPr>
            <w:noProof/>
          </w:rPr>
          <w:tab/>
        </w:r>
        <w:r w:rsidR="00C82DA9">
          <w:rPr>
            <w:noProof/>
          </w:rPr>
          <w:fldChar w:fldCharType="begin"/>
        </w:r>
        <w:r w:rsidR="00C82DA9">
          <w:rPr>
            <w:noProof/>
          </w:rPr>
          <w:instrText xml:space="preserve"> PAGEREF _Toc39649753 \h </w:instrText>
        </w:r>
        <w:r w:rsidR="00C82DA9">
          <w:rPr>
            <w:noProof/>
          </w:rPr>
        </w:r>
        <w:r w:rsidR="00C82DA9">
          <w:rPr>
            <w:noProof/>
          </w:rPr>
          <w:fldChar w:fldCharType="separate"/>
        </w:r>
        <w:r w:rsidR="00C82DA9">
          <w:rPr>
            <w:noProof/>
          </w:rPr>
          <w:t>38</w:t>
        </w:r>
        <w:r w:rsidR="00C82DA9">
          <w:rPr>
            <w:noProof/>
          </w:rPr>
          <w:fldChar w:fldCharType="end"/>
        </w:r>
      </w:hyperlink>
    </w:p>
    <w:p w14:paraId="57243782" w14:textId="1AA99AB5" w:rsidR="00C82DA9" w:rsidRDefault="00162AF6">
      <w:pPr>
        <w:pStyle w:val="TOC4"/>
        <w:tabs>
          <w:tab w:val="left" w:pos="2190"/>
          <w:tab w:val="right" w:leader="dot" w:pos="9350"/>
        </w:tabs>
        <w:ind w:left="1440"/>
        <w:rPr>
          <w:rFonts w:eastAsiaTheme="minorEastAsia"/>
          <w:noProof/>
          <w:kern w:val="2"/>
          <w:sz w:val="21"/>
        </w:rPr>
      </w:pPr>
      <w:hyperlink w:anchor="_Toc39649754" w:history="1">
        <w:r w:rsidR="00C82DA9" w:rsidRPr="00DB785F">
          <w:rPr>
            <w:rStyle w:val="af1"/>
            <w:rFonts w:ascii="Times New Roman" w:hAnsi="Times New Roman"/>
            <w:noProof/>
          </w:rPr>
          <w:t>3.3.1.2</w:t>
        </w:r>
        <w:r w:rsidR="00C82DA9">
          <w:rPr>
            <w:rFonts w:eastAsiaTheme="minorEastAsia"/>
            <w:noProof/>
            <w:kern w:val="2"/>
            <w:sz w:val="21"/>
          </w:rPr>
          <w:tab/>
        </w:r>
        <w:r w:rsidR="00C82DA9" w:rsidRPr="00DB785F">
          <w:rPr>
            <w:rStyle w:val="af1"/>
            <w:rFonts w:ascii="Times New Roman" w:hAnsi="Times New Roman"/>
            <w:noProof/>
          </w:rPr>
          <w:t>功能描述</w:t>
        </w:r>
        <w:r w:rsidR="00C82DA9">
          <w:rPr>
            <w:noProof/>
          </w:rPr>
          <w:tab/>
        </w:r>
        <w:r w:rsidR="00C82DA9">
          <w:rPr>
            <w:noProof/>
          </w:rPr>
          <w:fldChar w:fldCharType="begin"/>
        </w:r>
        <w:r w:rsidR="00C82DA9">
          <w:rPr>
            <w:noProof/>
          </w:rPr>
          <w:instrText xml:space="preserve"> PAGEREF _Toc39649754 \h </w:instrText>
        </w:r>
        <w:r w:rsidR="00C82DA9">
          <w:rPr>
            <w:noProof/>
          </w:rPr>
        </w:r>
        <w:r w:rsidR="00C82DA9">
          <w:rPr>
            <w:noProof/>
          </w:rPr>
          <w:fldChar w:fldCharType="separate"/>
        </w:r>
        <w:r w:rsidR="00C82DA9">
          <w:rPr>
            <w:noProof/>
          </w:rPr>
          <w:t>38</w:t>
        </w:r>
        <w:r w:rsidR="00C82DA9">
          <w:rPr>
            <w:noProof/>
          </w:rPr>
          <w:fldChar w:fldCharType="end"/>
        </w:r>
      </w:hyperlink>
    </w:p>
    <w:p w14:paraId="23725563" w14:textId="3B2F9BF5" w:rsidR="00C82DA9" w:rsidRDefault="00162AF6">
      <w:pPr>
        <w:pStyle w:val="TOC4"/>
        <w:tabs>
          <w:tab w:val="left" w:pos="2190"/>
          <w:tab w:val="right" w:leader="dot" w:pos="9350"/>
        </w:tabs>
        <w:ind w:left="1440"/>
        <w:rPr>
          <w:rFonts w:eastAsiaTheme="minorEastAsia"/>
          <w:noProof/>
          <w:kern w:val="2"/>
          <w:sz w:val="21"/>
        </w:rPr>
      </w:pPr>
      <w:hyperlink w:anchor="_Toc39649755" w:history="1">
        <w:r w:rsidR="00C82DA9" w:rsidRPr="00DB785F">
          <w:rPr>
            <w:rStyle w:val="af1"/>
            <w:rFonts w:ascii="Times New Roman" w:hAnsi="Times New Roman"/>
            <w:noProof/>
          </w:rPr>
          <w:t>3.3.1.3</w:t>
        </w:r>
        <w:r w:rsidR="00C82DA9">
          <w:rPr>
            <w:rFonts w:eastAsiaTheme="minorEastAsia"/>
            <w:noProof/>
            <w:kern w:val="2"/>
            <w:sz w:val="21"/>
          </w:rPr>
          <w:tab/>
        </w:r>
        <w:r w:rsidR="009E5A97">
          <w:rPr>
            <w:rStyle w:val="af1"/>
            <w:rFonts w:ascii="Times New Roman" w:hAnsi="Times New Roman"/>
            <w:noProof/>
          </w:rPr>
          <w:t>业务流程图</w:t>
        </w:r>
        <w:r w:rsidR="00C82DA9">
          <w:rPr>
            <w:noProof/>
          </w:rPr>
          <w:tab/>
        </w:r>
        <w:r w:rsidR="00C82DA9">
          <w:rPr>
            <w:noProof/>
          </w:rPr>
          <w:fldChar w:fldCharType="begin"/>
        </w:r>
        <w:r w:rsidR="00C82DA9">
          <w:rPr>
            <w:noProof/>
          </w:rPr>
          <w:instrText xml:space="preserve"> PAGEREF _Toc39649755 \h </w:instrText>
        </w:r>
        <w:r w:rsidR="00C82DA9">
          <w:rPr>
            <w:noProof/>
          </w:rPr>
        </w:r>
        <w:r w:rsidR="00C82DA9">
          <w:rPr>
            <w:noProof/>
          </w:rPr>
          <w:fldChar w:fldCharType="separate"/>
        </w:r>
        <w:r w:rsidR="00C82DA9">
          <w:rPr>
            <w:noProof/>
          </w:rPr>
          <w:t>38</w:t>
        </w:r>
        <w:r w:rsidR="00C82DA9">
          <w:rPr>
            <w:noProof/>
          </w:rPr>
          <w:fldChar w:fldCharType="end"/>
        </w:r>
      </w:hyperlink>
    </w:p>
    <w:p w14:paraId="744284AA" w14:textId="39709FCA" w:rsidR="00C82DA9" w:rsidRDefault="00162AF6">
      <w:pPr>
        <w:pStyle w:val="TOC4"/>
        <w:tabs>
          <w:tab w:val="left" w:pos="2190"/>
          <w:tab w:val="right" w:leader="dot" w:pos="9350"/>
        </w:tabs>
        <w:ind w:left="1440"/>
        <w:rPr>
          <w:rFonts w:eastAsiaTheme="minorEastAsia"/>
          <w:noProof/>
          <w:kern w:val="2"/>
          <w:sz w:val="21"/>
        </w:rPr>
      </w:pPr>
      <w:hyperlink w:anchor="_Toc39649756" w:history="1">
        <w:r w:rsidR="00C82DA9" w:rsidRPr="00DB785F">
          <w:rPr>
            <w:rStyle w:val="af1"/>
            <w:rFonts w:ascii="Times New Roman" w:hAnsi="Times New Roman"/>
            <w:noProof/>
          </w:rPr>
          <w:t>3.3.1.4</w:t>
        </w:r>
        <w:r w:rsidR="00C82DA9">
          <w:rPr>
            <w:rFonts w:eastAsiaTheme="minorEastAsia"/>
            <w:noProof/>
            <w:kern w:val="2"/>
            <w:sz w:val="21"/>
          </w:rPr>
          <w:tab/>
        </w:r>
        <w:r w:rsidR="00C82DA9" w:rsidRPr="00DB785F">
          <w:rPr>
            <w:rStyle w:val="af1"/>
            <w:rFonts w:ascii="Times New Roman" w:hAnsi="Times New Roman"/>
            <w:noProof/>
          </w:rPr>
          <w:t>需求描述</w:t>
        </w:r>
        <w:r w:rsidR="00C82DA9">
          <w:rPr>
            <w:noProof/>
          </w:rPr>
          <w:tab/>
        </w:r>
        <w:r w:rsidR="00C82DA9">
          <w:rPr>
            <w:noProof/>
          </w:rPr>
          <w:fldChar w:fldCharType="begin"/>
        </w:r>
        <w:r w:rsidR="00C82DA9">
          <w:rPr>
            <w:noProof/>
          </w:rPr>
          <w:instrText xml:space="preserve"> PAGEREF _Toc39649756 \h </w:instrText>
        </w:r>
        <w:r w:rsidR="00C82DA9">
          <w:rPr>
            <w:noProof/>
          </w:rPr>
        </w:r>
        <w:r w:rsidR="00C82DA9">
          <w:rPr>
            <w:noProof/>
          </w:rPr>
          <w:fldChar w:fldCharType="separate"/>
        </w:r>
        <w:r w:rsidR="00C82DA9">
          <w:rPr>
            <w:noProof/>
          </w:rPr>
          <w:t>38</w:t>
        </w:r>
        <w:r w:rsidR="00C82DA9">
          <w:rPr>
            <w:noProof/>
          </w:rPr>
          <w:fldChar w:fldCharType="end"/>
        </w:r>
      </w:hyperlink>
    </w:p>
    <w:p w14:paraId="36E85576" w14:textId="6138A3B7" w:rsidR="00C82DA9" w:rsidRDefault="00162AF6">
      <w:pPr>
        <w:pStyle w:val="TOC3"/>
        <w:tabs>
          <w:tab w:val="left" w:pos="1260"/>
          <w:tab w:val="right" w:leader="dot" w:pos="9350"/>
        </w:tabs>
        <w:rPr>
          <w:rFonts w:eastAsiaTheme="minorEastAsia"/>
          <w:noProof/>
          <w:kern w:val="2"/>
          <w:sz w:val="21"/>
        </w:rPr>
      </w:pPr>
      <w:hyperlink w:anchor="_Toc39649757" w:history="1">
        <w:r w:rsidR="00C82DA9" w:rsidRPr="00DB785F">
          <w:rPr>
            <w:rStyle w:val="af1"/>
            <w:rFonts w:ascii="Times New Roman" w:hAnsi="Times New Roman" w:cs="Times New Roman"/>
            <w:noProof/>
          </w:rPr>
          <w:t>3.3.2</w:t>
        </w:r>
        <w:r w:rsidR="00C82DA9">
          <w:rPr>
            <w:rFonts w:eastAsiaTheme="minorEastAsia"/>
            <w:noProof/>
            <w:kern w:val="2"/>
            <w:sz w:val="21"/>
          </w:rPr>
          <w:tab/>
        </w:r>
        <w:r w:rsidR="00C82DA9" w:rsidRPr="00DB785F">
          <w:rPr>
            <w:rStyle w:val="af1"/>
            <w:rFonts w:ascii="Times New Roman" w:hAnsi="Times New Roman" w:cs="Times New Roman"/>
            <w:noProof/>
          </w:rPr>
          <w:t>蓝牙钥匙使用</w:t>
        </w:r>
        <w:r w:rsidR="00C82DA9">
          <w:rPr>
            <w:noProof/>
          </w:rPr>
          <w:tab/>
        </w:r>
        <w:r w:rsidR="00C82DA9">
          <w:rPr>
            <w:noProof/>
          </w:rPr>
          <w:fldChar w:fldCharType="begin"/>
        </w:r>
        <w:r w:rsidR="00C82DA9">
          <w:rPr>
            <w:noProof/>
          </w:rPr>
          <w:instrText xml:space="preserve"> PAGEREF _Toc39649757 \h </w:instrText>
        </w:r>
        <w:r w:rsidR="00C82DA9">
          <w:rPr>
            <w:noProof/>
          </w:rPr>
        </w:r>
        <w:r w:rsidR="00C82DA9">
          <w:rPr>
            <w:noProof/>
          </w:rPr>
          <w:fldChar w:fldCharType="separate"/>
        </w:r>
        <w:r w:rsidR="00C82DA9">
          <w:rPr>
            <w:noProof/>
          </w:rPr>
          <w:t>38</w:t>
        </w:r>
        <w:r w:rsidR="00C82DA9">
          <w:rPr>
            <w:noProof/>
          </w:rPr>
          <w:fldChar w:fldCharType="end"/>
        </w:r>
      </w:hyperlink>
    </w:p>
    <w:p w14:paraId="0A235255" w14:textId="33AA47A4" w:rsidR="00C82DA9" w:rsidRDefault="00162AF6">
      <w:pPr>
        <w:pStyle w:val="TOC4"/>
        <w:tabs>
          <w:tab w:val="left" w:pos="2190"/>
          <w:tab w:val="right" w:leader="dot" w:pos="9350"/>
        </w:tabs>
        <w:ind w:left="1440"/>
        <w:rPr>
          <w:rFonts w:eastAsiaTheme="minorEastAsia"/>
          <w:noProof/>
          <w:kern w:val="2"/>
          <w:sz w:val="21"/>
        </w:rPr>
      </w:pPr>
      <w:hyperlink w:anchor="_Toc39649758" w:history="1">
        <w:r w:rsidR="00C82DA9" w:rsidRPr="00DB785F">
          <w:rPr>
            <w:rStyle w:val="af1"/>
            <w:rFonts w:ascii="Times New Roman" w:hAnsi="Times New Roman"/>
            <w:noProof/>
          </w:rPr>
          <w:t>3.3.2.1</w:t>
        </w:r>
        <w:r w:rsidR="00C82DA9">
          <w:rPr>
            <w:rFonts w:eastAsiaTheme="minorEastAsia"/>
            <w:noProof/>
            <w:kern w:val="2"/>
            <w:sz w:val="21"/>
          </w:rPr>
          <w:tab/>
        </w:r>
        <w:r w:rsidR="00C82DA9" w:rsidRPr="00DB785F">
          <w:rPr>
            <w:rStyle w:val="af1"/>
            <w:rFonts w:ascii="Times New Roman" w:hAnsi="Times New Roman"/>
            <w:noProof/>
          </w:rPr>
          <w:t>需求场景</w:t>
        </w:r>
        <w:r w:rsidR="00C82DA9">
          <w:rPr>
            <w:noProof/>
          </w:rPr>
          <w:tab/>
        </w:r>
        <w:r w:rsidR="00C82DA9">
          <w:rPr>
            <w:noProof/>
          </w:rPr>
          <w:fldChar w:fldCharType="begin"/>
        </w:r>
        <w:r w:rsidR="00C82DA9">
          <w:rPr>
            <w:noProof/>
          </w:rPr>
          <w:instrText xml:space="preserve"> PAGEREF _Toc39649758 \h </w:instrText>
        </w:r>
        <w:r w:rsidR="00C82DA9">
          <w:rPr>
            <w:noProof/>
          </w:rPr>
        </w:r>
        <w:r w:rsidR="00C82DA9">
          <w:rPr>
            <w:noProof/>
          </w:rPr>
          <w:fldChar w:fldCharType="separate"/>
        </w:r>
        <w:r w:rsidR="00C82DA9">
          <w:rPr>
            <w:noProof/>
          </w:rPr>
          <w:t>38</w:t>
        </w:r>
        <w:r w:rsidR="00C82DA9">
          <w:rPr>
            <w:noProof/>
          </w:rPr>
          <w:fldChar w:fldCharType="end"/>
        </w:r>
      </w:hyperlink>
    </w:p>
    <w:p w14:paraId="081A3EC7" w14:textId="0EA24DA7" w:rsidR="00C82DA9" w:rsidRDefault="00162AF6">
      <w:pPr>
        <w:pStyle w:val="TOC4"/>
        <w:tabs>
          <w:tab w:val="left" w:pos="2190"/>
          <w:tab w:val="right" w:leader="dot" w:pos="9350"/>
        </w:tabs>
        <w:ind w:left="1440"/>
        <w:rPr>
          <w:rFonts w:eastAsiaTheme="minorEastAsia"/>
          <w:noProof/>
          <w:kern w:val="2"/>
          <w:sz w:val="21"/>
        </w:rPr>
      </w:pPr>
      <w:hyperlink w:anchor="_Toc39649759" w:history="1">
        <w:r w:rsidR="00C82DA9" w:rsidRPr="00DB785F">
          <w:rPr>
            <w:rStyle w:val="af1"/>
            <w:rFonts w:ascii="Times New Roman" w:hAnsi="Times New Roman"/>
            <w:noProof/>
          </w:rPr>
          <w:t>3.3.2.2</w:t>
        </w:r>
        <w:r w:rsidR="00C82DA9">
          <w:rPr>
            <w:rFonts w:eastAsiaTheme="minorEastAsia"/>
            <w:noProof/>
            <w:kern w:val="2"/>
            <w:sz w:val="21"/>
          </w:rPr>
          <w:tab/>
        </w:r>
        <w:r w:rsidR="00C82DA9" w:rsidRPr="00DB785F">
          <w:rPr>
            <w:rStyle w:val="af1"/>
            <w:rFonts w:ascii="Times New Roman" w:hAnsi="Times New Roman"/>
            <w:noProof/>
          </w:rPr>
          <w:t>功能描述</w:t>
        </w:r>
        <w:r w:rsidR="00C82DA9">
          <w:rPr>
            <w:noProof/>
          </w:rPr>
          <w:tab/>
        </w:r>
        <w:r w:rsidR="00C82DA9">
          <w:rPr>
            <w:noProof/>
          </w:rPr>
          <w:fldChar w:fldCharType="begin"/>
        </w:r>
        <w:r w:rsidR="00C82DA9">
          <w:rPr>
            <w:noProof/>
          </w:rPr>
          <w:instrText xml:space="preserve"> PAGEREF _Toc39649759 \h </w:instrText>
        </w:r>
        <w:r w:rsidR="00C82DA9">
          <w:rPr>
            <w:noProof/>
          </w:rPr>
        </w:r>
        <w:r w:rsidR="00C82DA9">
          <w:rPr>
            <w:noProof/>
          </w:rPr>
          <w:fldChar w:fldCharType="separate"/>
        </w:r>
        <w:r w:rsidR="00C82DA9">
          <w:rPr>
            <w:noProof/>
          </w:rPr>
          <w:t>39</w:t>
        </w:r>
        <w:r w:rsidR="00C82DA9">
          <w:rPr>
            <w:noProof/>
          </w:rPr>
          <w:fldChar w:fldCharType="end"/>
        </w:r>
      </w:hyperlink>
    </w:p>
    <w:p w14:paraId="71E71F19" w14:textId="6816B898" w:rsidR="00C82DA9" w:rsidRDefault="00162AF6">
      <w:pPr>
        <w:pStyle w:val="TOC4"/>
        <w:tabs>
          <w:tab w:val="left" w:pos="2190"/>
          <w:tab w:val="right" w:leader="dot" w:pos="9350"/>
        </w:tabs>
        <w:ind w:left="1440"/>
        <w:rPr>
          <w:rFonts w:eastAsiaTheme="minorEastAsia"/>
          <w:noProof/>
          <w:kern w:val="2"/>
          <w:sz w:val="21"/>
        </w:rPr>
      </w:pPr>
      <w:hyperlink w:anchor="_Toc39649760" w:history="1">
        <w:r w:rsidR="00C82DA9" w:rsidRPr="00DB785F">
          <w:rPr>
            <w:rStyle w:val="af1"/>
            <w:rFonts w:ascii="Times New Roman" w:hAnsi="Times New Roman"/>
            <w:noProof/>
          </w:rPr>
          <w:t>3.3.2.3</w:t>
        </w:r>
        <w:r w:rsidR="00C82DA9">
          <w:rPr>
            <w:rFonts w:eastAsiaTheme="minorEastAsia"/>
            <w:noProof/>
            <w:kern w:val="2"/>
            <w:sz w:val="21"/>
          </w:rPr>
          <w:tab/>
        </w:r>
        <w:r w:rsidR="00C82DA9" w:rsidRPr="00DB785F">
          <w:rPr>
            <w:rStyle w:val="af1"/>
            <w:rFonts w:ascii="Times New Roman" w:hAnsi="Times New Roman"/>
            <w:noProof/>
          </w:rPr>
          <w:t>业务流程图</w:t>
        </w:r>
        <w:r w:rsidR="00C82DA9">
          <w:rPr>
            <w:noProof/>
          </w:rPr>
          <w:tab/>
        </w:r>
        <w:r w:rsidR="00C82DA9">
          <w:rPr>
            <w:noProof/>
          </w:rPr>
          <w:fldChar w:fldCharType="begin"/>
        </w:r>
        <w:r w:rsidR="00C82DA9">
          <w:rPr>
            <w:noProof/>
          </w:rPr>
          <w:instrText xml:space="preserve"> PAGEREF _Toc39649760 \h </w:instrText>
        </w:r>
        <w:r w:rsidR="00C82DA9">
          <w:rPr>
            <w:noProof/>
          </w:rPr>
        </w:r>
        <w:r w:rsidR="00C82DA9">
          <w:rPr>
            <w:noProof/>
          </w:rPr>
          <w:fldChar w:fldCharType="separate"/>
        </w:r>
        <w:r w:rsidR="00C82DA9">
          <w:rPr>
            <w:noProof/>
          </w:rPr>
          <w:t>39</w:t>
        </w:r>
        <w:r w:rsidR="00C82DA9">
          <w:rPr>
            <w:noProof/>
          </w:rPr>
          <w:fldChar w:fldCharType="end"/>
        </w:r>
      </w:hyperlink>
    </w:p>
    <w:p w14:paraId="4AA0F4DF" w14:textId="0E2C8BA8" w:rsidR="00C82DA9" w:rsidRDefault="00162AF6">
      <w:pPr>
        <w:pStyle w:val="TOC4"/>
        <w:tabs>
          <w:tab w:val="left" w:pos="2190"/>
          <w:tab w:val="right" w:leader="dot" w:pos="9350"/>
        </w:tabs>
        <w:ind w:left="1440"/>
        <w:rPr>
          <w:rFonts w:eastAsiaTheme="minorEastAsia"/>
          <w:noProof/>
          <w:kern w:val="2"/>
          <w:sz w:val="21"/>
        </w:rPr>
      </w:pPr>
      <w:hyperlink w:anchor="_Toc39649761" w:history="1">
        <w:r w:rsidR="00C82DA9" w:rsidRPr="00DB785F">
          <w:rPr>
            <w:rStyle w:val="af1"/>
            <w:rFonts w:ascii="Times New Roman" w:hAnsi="Times New Roman"/>
            <w:noProof/>
          </w:rPr>
          <w:t>3.3.2.4</w:t>
        </w:r>
        <w:r w:rsidR="00C82DA9">
          <w:rPr>
            <w:rFonts w:eastAsiaTheme="minorEastAsia"/>
            <w:noProof/>
            <w:kern w:val="2"/>
            <w:sz w:val="21"/>
          </w:rPr>
          <w:tab/>
        </w:r>
        <w:r w:rsidR="00C82DA9" w:rsidRPr="00DB785F">
          <w:rPr>
            <w:rStyle w:val="af1"/>
            <w:rFonts w:ascii="Times New Roman" w:hAnsi="Times New Roman"/>
            <w:noProof/>
          </w:rPr>
          <w:t>需求描述</w:t>
        </w:r>
        <w:r w:rsidR="00C82DA9">
          <w:rPr>
            <w:noProof/>
          </w:rPr>
          <w:tab/>
        </w:r>
        <w:r w:rsidR="00C82DA9">
          <w:rPr>
            <w:noProof/>
          </w:rPr>
          <w:fldChar w:fldCharType="begin"/>
        </w:r>
        <w:r w:rsidR="00C82DA9">
          <w:rPr>
            <w:noProof/>
          </w:rPr>
          <w:instrText xml:space="preserve"> PAGEREF _Toc39649761 \h </w:instrText>
        </w:r>
        <w:r w:rsidR="00C82DA9">
          <w:rPr>
            <w:noProof/>
          </w:rPr>
        </w:r>
        <w:r w:rsidR="00C82DA9">
          <w:rPr>
            <w:noProof/>
          </w:rPr>
          <w:fldChar w:fldCharType="separate"/>
        </w:r>
        <w:r w:rsidR="00C82DA9">
          <w:rPr>
            <w:noProof/>
          </w:rPr>
          <w:t>39</w:t>
        </w:r>
        <w:r w:rsidR="00C82DA9">
          <w:rPr>
            <w:noProof/>
          </w:rPr>
          <w:fldChar w:fldCharType="end"/>
        </w:r>
      </w:hyperlink>
    </w:p>
    <w:p w14:paraId="1BDEF358" w14:textId="54E724A8" w:rsidR="00C82DA9" w:rsidRDefault="00162AF6">
      <w:pPr>
        <w:pStyle w:val="TOC3"/>
        <w:tabs>
          <w:tab w:val="left" w:pos="1260"/>
          <w:tab w:val="right" w:leader="dot" w:pos="9350"/>
        </w:tabs>
        <w:rPr>
          <w:rFonts w:eastAsiaTheme="minorEastAsia"/>
          <w:noProof/>
          <w:kern w:val="2"/>
          <w:sz w:val="21"/>
        </w:rPr>
      </w:pPr>
      <w:hyperlink w:anchor="_Toc39649762" w:history="1">
        <w:r w:rsidR="00C82DA9" w:rsidRPr="00DB785F">
          <w:rPr>
            <w:rStyle w:val="af1"/>
            <w:rFonts w:ascii="Times New Roman" w:hAnsi="Times New Roman" w:cs="Times New Roman"/>
            <w:noProof/>
          </w:rPr>
          <w:t>3.3.3</w:t>
        </w:r>
        <w:r w:rsidR="00C82DA9">
          <w:rPr>
            <w:rFonts w:eastAsiaTheme="minorEastAsia"/>
            <w:noProof/>
            <w:kern w:val="2"/>
            <w:sz w:val="21"/>
          </w:rPr>
          <w:tab/>
        </w:r>
        <w:r w:rsidR="00C82DA9" w:rsidRPr="00DB785F">
          <w:rPr>
            <w:rStyle w:val="af1"/>
            <w:rFonts w:ascii="Times New Roman" w:hAnsi="Times New Roman" w:cs="Times New Roman"/>
            <w:noProof/>
          </w:rPr>
          <w:t>蓝牙钥匙注销</w:t>
        </w:r>
        <w:r w:rsidR="00C82DA9">
          <w:rPr>
            <w:noProof/>
          </w:rPr>
          <w:tab/>
        </w:r>
        <w:r w:rsidR="00C82DA9">
          <w:rPr>
            <w:noProof/>
          </w:rPr>
          <w:fldChar w:fldCharType="begin"/>
        </w:r>
        <w:r w:rsidR="00C82DA9">
          <w:rPr>
            <w:noProof/>
          </w:rPr>
          <w:instrText xml:space="preserve"> PAGEREF _Toc39649762 \h </w:instrText>
        </w:r>
        <w:r w:rsidR="00C82DA9">
          <w:rPr>
            <w:noProof/>
          </w:rPr>
        </w:r>
        <w:r w:rsidR="00C82DA9">
          <w:rPr>
            <w:noProof/>
          </w:rPr>
          <w:fldChar w:fldCharType="separate"/>
        </w:r>
        <w:r w:rsidR="00C82DA9">
          <w:rPr>
            <w:noProof/>
          </w:rPr>
          <w:t>40</w:t>
        </w:r>
        <w:r w:rsidR="00C82DA9">
          <w:rPr>
            <w:noProof/>
          </w:rPr>
          <w:fldChar w:fldCharType="end"/>
        </w:r>
      </w:hyperlink>
    </w:p>
    <w:p w14:paraId="532A32C3" w14:textId="1F0FFFBD" w:rsidR="00C82DA9" w:rsidRDefault="00162AF6">
      <w:pPr>
        <w:pStyle w:val="TOC4"/>
        <w:tabs>
          <w:tab w:val="left" w:pos="2190"/>
          <w:tab w:val="right" w:leader="dot" w:pos="9350"/>
        </w:tabs>
        <w:ind w:left="1440"/>
        <w:rPr>
          <w:rFonts w:eastAsiaTheme="minorEastAsia"/>
          <w:noProof/>
          <w:kern w:val="2"/>
          <w:sz w:val="21"/>
        </w:rPr>
      </w:pPr>
      <w:hyperlink w:anchor="_Toc39649763" w:history="1">
        <w:r w:rsidR="00C82DA9" w:rsidRPr="00DB785F">
          <w:rPr>
            <w:rStyle w:val="af1"/>
            <w:rFonts w:ascii="Times New Roman" w:hAnsi="Times New Roman"/>
            <w:noProof/>
          </w:rPr>
          <w:t>3.3.3.1</w:t>
        </w:r>
        <w:r w:rsidR="00C82DA9">
          <w:rPr>
            <w:rFonts w:eastAsiaTheme="minorEastAsia"/>
            <w:noProof/>
            <w:kern w:val="2"/>
            <w:sz w:val="21"/>
          </w:rPr>
          <w:tab/>
        </w:r>
        <w:r w:rsidR="00C82DA9" w:rsidRPr="00DB785F">
          <w:rPr>
            <w:rStyle w:val="af1"/>
            <w:rFonts w:ascii="Times New Roman" w:hAnsi="Times New Roman"/>
            <w:noProof/>
          </w:rPr>
          <w:t>主动注销</w:t>
        </w:r>
        <w:r w:rsidR="00C82DA9">
          <w:rPr>
            <w:noProof/>
          </w:rPr>
          <w:tab/>
        </w:r>
        <w:r w:rsidR="00C82DA9">
          <w:rPr>
            <w:noProof/>
          </w:rPr>
          <w:fldChar w:fldCharType="begin"/>
        </w:r>
        <w:r w:rsidR="00C82DA9">
          <w:rPr>
            <w:noProof/>
          </w:rPr>
          <w:instrText xml:space="preserve"> PAGEREF _Toc39649763 \h </w:instrText>
        </w:r>
        <w:r w:rsidR="00C82DA9">
          <w:rPr>
            <w:noProof/>
          </w:rPr>
        </w:r>
        <w:r w:rsidR="00C82DA9">
          <w:rPr>
            <w:noProof/>
          </w:rPr>
          <w:fldChar w:fldCharType="separate"/>
        </w:r>
        <w:r w:rsidR="00C82DA9">
          <w:rPr>
            <w:noProof/>
          </w:rPr>
          <w:t>40</w:t>
        </w:r>
        <w:r w:rsidR="00C82DA9">
          <w:rPr>
            <w:noProof/>
          </w:rPr>
          <w:fldChar w:fldCharType="end"/>
        </w:r>
      </w:hyperlink>
    </w:p>
    <w:p w14:paraId="14EA3ABC" w14:textId="64F2817F" w:rsidR="00C82DA9" w:rsidRDefault="00162AF6">
      <w:pPr>
        <w:pStyle w:val="TOC4"/>
        <w:tabs>
          <w:tab w:val="left" w:pos="2190"/>
          <w:tab w:val="right" w:leader="dot" w:pos="9350"/>
        </w:tabs>
        <w:ind w:left="1440"/>
        <w:rPr>
          <w:rFonts w:eastAsiaTheme="minorEastAsia"/>
          <w:noProof/>
          <w:kern w:val="2"/>
          <w:sz w:val="21"/>
        </w:rPr>
      </w:pPr>
      <w:hyperlink w:anchor="_Toc39649764" w:history="1">
        <w:r w:rsidR="00C82DA9" w:rsidRPr="00DB785F">
          <w:rPr>
            <w:rStyle w:val="af1"/>
            <w:rFonts w:ascii="Times New Roman" w:hAnsi="Times New Roman"/>
            <w:noProof/>
          </w:rPr>
          <w:t>3.3.3.2</w:t>
        </w:r>
        <w:r w:rsidR="00C82DA9">
          <w:rPr>
            <w:rFonts w:eastAsiaTheme="minorEastAsia"/>
            <w:noProof/>
            <w:kern w:val="2"/>
            <w:sz w:val="21"/>
          </w:rPr>
          <w:tab/>
        </w:r>
        <w:r w:rsidR="00C82DA9" w:rsidRPr="00DB785F">
          <w:rPr>
            <w:rStyle w:val="af1"/>
            <w:rFonts w:ascii="Times New Roman" w:hAnsi="Times New Roman"/>
            <w:noProof/>
          </w:rPr>
          <w:t>到期自动注销</w:t>
        </w:r>
        <w:r w:rsidR="00C82DA9">
          <w:rPr>
            <w:noProof/>
          </w:rPr>
          <w:tab/>
        </w:r>
        <w:r w:rsidR="00C82DA9">
          <w:rPr>
            <w:noProof/>
          </w:rPr>
          <w:fldChar w:fldCharType="begin"/>
        </w:r>
        <w:r w:rsidR="00C82DA9">
          <w:rPr>
            <w:noProof/>
          </w:rPr>
          <w:instrText xml:space="preserve"> PAGEREF _Toc39649764 \h </w:instrText>
        </w:r>
        <w:r w:rsidR="00C82DA9">
          <w:rPr>
            <w:noProof/>
          </w:rPr>
        </w:r>
        <w:r w:rsidR="00C82DA9">
          <w:rPr>
            <w:noProof/>
          </w:rPr>
          <w:fldChar w:fldCharType="separate"/>
        </w:r>
        <w:r w:rsidR="00C82DA9">
          <w:rPr>
            <w:noProof/>
          </w:rPr>
          <w:t>41</w:t>
        </w:r>
        <w:r w:rsidR="00C82DA9">
          <w:rPr>
            <w:noProof/>
          </w:rPr>
          <w:fldChar w:fldCharType="end"/>
        </w:r>
      </w:hyperlink>
    </w:p>
    <w:p w14:paraId="78DBF43E" w14:textId="4A9FAAA7" w:rsidR="00C82DA9" w:rsidRDefault="00162AF6">
      <w:pPr>
        <w:pStyle w:val="TOC3"/>
        <w:tabs>
          <w:tab w:val="left" w:pos="1260"/>
          <w:tab w:val="right" w:leader="dot" w:pos="9350"/>
        </w:tabs>
        <w:rPr>
          <w:rFonts w:eastAsiaTheme="minorEastAsia"/>
          <w:noProof/>
          <w:kern w:val="2"/>
          <w:sz w:val="21"/>
        </w:rPr>
      </w:pPr>
      <w:hyperlink w:anchor="_Toc39649765" w:history="1">
        <w:r w:rsidR="00C82DA9" w:rsidRPr="00DB785F">
          <w:rPr>
            <w:rStyle w:val="af1"/>
            <w:rFonts w:ascii="Times New Roman" w:hAnsi="Times New Roman" w:cs="Times New Roman"/>
            <w:noProof/>
          </w:rPr>
          <w:t>3.3.4</w:t>
        </w:r>
        <w:r w:rsidR="00C82DA9">
          <w:rPr>
            <w:rFonts w:eastAsiaTheme="minorEastAsia"/>
            <w:noProof/>
            <w:kern w:val="2"/>
            <w:sz w:val="21"/>
          </w:rPr>
          <w:tab/>
        </w:r>
        <w:r w:rsidR="00C82DA9" w:rsidRPr="00DB785F">
          <w:rPr>
            <w:rStyle w:val="af1"/>
            <w:rFonts w:ascii="Times New Roman" w:hAnsi="Times New Roman" w:cs="Times New Roman"/>
            <w:noProof/>
          </w:rPr>
          <w:t>蓝牙钥匙更新</w:t>
        </w:r>
        <w:r w:rsidR="00C82DA9">
          <w:rPr>
            <w:noProof/>
          </w:rPr>
          <w:tab/>
        </w:r>
        <w:r w:rsidR="00C82DA9">
          <w:rPr>
            <w:noProof/>
          </w:rPr>
          <w:fldChar w:fldCharType="begin"/>
        </w:r>
        <w:r w:rsidR="00C82DA9">
          <w:rPr>
            <w:noProof/>
          </w:rPr>
          <w:instrText xml:space="preserve"> PAGEREF _Toc39649765 \h </w:instrText>
        </w:r>
        <w:r w:rsidR="00C82DA9">
          <w:rPr>
            <w:noProof/>
          </w:rPr>
        </w:r>
        <w:r w:rsidR="00C82DA9">
          <w:rPr>
            <w:noProof/>
          </w:rPr>
          <w:fldChar w:fldCharType="separate"/>
        </w:r>
        <w:r w:rsidR="00C82DA9">
          <w:rPr>
            <w:noProof/>
          </w:rPr>
          <w:t>42</w:t>
        </w:r>
        <w:r w:rsidR="00C82DA9">
          <w:rPr>
            <w:noProof/>
          </w:rPr>
          <w:fldChar w:fldCharType="end"/>
        </w:r>
      </w:hyperlink>
    </w:p>
    <w:p w14:paraId="2935E656" w14:textId="06BE4818" w:rsidR="00C82DA9" w:rsidRDefault="00162AF6">
      <w:pPr>
        <w:pStyle w:val="TOC4"/>
        <w:tabs>
          <w:tab w:val="left" w:pos="2190"/>
          <w:tab w:val="right" w:leader="dot" w:pos="9350"/>
        </w:tabs>
        <w:ind w:left="1440"/>
        <w:rPr>
          <w:rFonts w:eastAsiaTheme="minorEastAsia"/>
          <w:noProof/>
          <w:kern w:val="2"/>
          <w:sz w:val="21"/>
        </w:rPr>
      </w:pPr>
      <w:hyperlink w:anchor="_Toc39649766" w:history="1">
        <w:r w:rsidR="00C82DA9" w:rsidRPr="00DB785F">
          <w:rPr>
            <w:rStyle w:val="af1"/>
            <w:rFonts w:ascii="Times New Roman" w:hAnsi="Times New Roman"/>
            <w:noProof/>
          </w:rPr>
          <w:t>3.3.4.1</w:t>
        </w:r>
        <w:r w:rsidR="00C82DA9">
          <w:rPr>
            <w:rFonts w:eastAsiaTheme="minorEastAsia"/>
            <w:noProof/>
            <w:kern w:val="2"/>
            <w:sz w:val="21"/>
          </w:rPr>
          <w:tab/>
        </w:r>
        <w:r w:rsidR="00C82DA9" w:rsidRPr="00DB785F">
          <w:rPr>
            <w:rStyle w:val="af1"/>
            <w:rFonts w:ascii="Times New Roman" w:hAnsi="Times New Roman"/>
            <w:noProof/>
          </w:rPr>
          <w:t>蓝牙钥匙自动更新</w:t>
        </w:r>
        <w:r w:rsidR="00C82DA9">
          <w:rPr>
            <w:noProof/>
          </w:rPr>
          <w:tab/>
        </w:r>
        <w:r w:rsidR="00C82DA9">
          <w:rPr>
            <w:noProof/>
          </w:rPr>
          <w:fldChar w:fldCharType="begin"/>
        </w:r>
        <w:r w:rsidR="00C82DA9">
          <w:rPr>
            <w:noProof/>
          </w:rPr>
          <w:instrText xml:space="preserve"> PAGEREF _Toc39649766 \h </w:instrText>
        </w:r>
        <w:r w:rsidR="00C82DA9">
          <w:rPr>
            <w:noProof/>
          </w:rPr>
        </w:r>
        <w:r w:rsidR="00C82DA9">
          <w:rPr>
            <w:noProof/>
          </w:rPr>
          <w:fldChar w:fldCharType="separate"/>
        </w:r>
        <w:r w:rsidR="00C82DA9">
          <w:rPr>
            <w:noProof/>
          </w:rPr>
          <w:t>42</w:t>
        </w:r>
        <w:r w:rsidR="00C82DA9">
          <w:rPr>
            <w:noProof/>
          </w:rPr>
          <w:fldChar w:fldCharType="end"/>
        </w:r>
      </w:hyperlink>
    </w:p>
    <w:p w14:paraId="13D235CE" w14:textId="0694E84E" w:rsidR="00C82DA9" w:rsidRDefault="00162AF6">
      <w:pPr>
        <w:pStyle w:val="TOC4"/>
        <w:tabs>
          <w:tab w:val="left" w:pos="2190"/>
          <w:tab w:val="right" w:leader="dot" w:pos="9350"/>
        </w:tabs>
        <w:ind w:left="1440"/>
        <w:rPr>
          <w:rFonts w:eastAsiaTheme="minorEastAsia"/>
          <w:noProof/>
          <w:kern w:val="2"/>
          <w:sz w:val="21"/>
        </w:rPr>
      </w:pPr>
      <w:hyperlink w:anchor="_Toc39649767" w:history="1">
        <w:r w:rsidR="00C82DA9" w:rsidRPr="00DB785F">
          <w:rPr>
            <w:rStyle w:val="af1"/>
            <w:rFonts w:ascii="Times New Roman" w:hAnsi="Times New Roman"/>
            <w:noProof/>
          </w:rPr>
          <w:t>3.3.4.2</w:t>
        </w:r>
        <w:r w:rsidR="00C82DA9">
          <w:rPr>
            <w:rFonts w:eastAsiaTheme="minorEastAsia"/>
            <w:noProof/>
            <w:kern w:val="2"/>
            <w:sz w:val="21"/>
          </w:rPr>
          <w:tab/>
        </w:r>
        <w:r w:rsidR="00C82DA9" w:rsidRPr="00DB785F">
          <w:rPr>
            <w:rStyle w:val="af1"/>
            <w:rFonts w:ascii="Times New Roman" w:hAnsi="Times New Roman"/>
            <w:noProof/>
          </w:rPr>
          <w:t>蓝牙钥匙主动更新</w:t>
        </w:r>
        <w:r w:rsidR="00C82DA9">
          <w:rPr>
            <w:noProof/>
          </w:rPr>
          <w:tab/>
        </w:r>
        <w:r w:rsidR="00C82DA9">
          <w:rPr>
            <w:noProof/>
          </w:rPr>
          <w:fldChar w:fldCharType="begin"/>
        </w:r>
        <w:r w:rsidR="00C82DA9">
          <w:rPr>
            <w:noProof/>
          </w:rPr>
          <w:instrText xml:space="preserve"> PAGEREF _Toc39649767 \h </w:instrText>
        </w:r>
        <w:r w:rsidR="00C82DA9">
          <w:rPr>
            <w:noProof/>
          </w:rPr>
        </w:r>
        <w:r w:rsidR="00C82DA9">
          <w:rPr>
            <w:noProof/>
          </w:rPr>
          <w:fldChar w:fldCharType="separate"/>
        </w:r>
        <w:r w:rsidR="00C82DA9">
          <w:rPr>
            <w:noProof/>
          </w:rPr>
          <w:t>43</w:t>
        </w:r>
        <w:r w:rsidR="00C82DA9">
          <w:rPr>
            <w:noProof/>
          </w:rPr>
          <w:fldChar w:fldCharType="end"/>
        </w:r>
      </w:hyperlink>
    </w:p>
    <w:p w14:paraId="0266DB09" w14:textId="2F530E2C" w:rsidR="00C82DA9" w:rsidRDefault="00162AF6">
      <w:pPr>
        <w:pStyle w:val="TOC1"/>
        <w:tabs>
          <w:tab w:val="left" w:pos="440"/>
          <w:tab w:val="right" w:leader="dot" w:pos="9350"/>
        </w:tabs>
        <w:rPr>
          <w:rFonts w:eastAsiaTheme="minorEastAsia"/>
          <w:noProof/>
          <w:kern w:val="2"/>
          <w:sz w:val="21"/>
        </w:rPr>
      </w:pPr>
      <w:hyperlink w:anchor="_Toc39649768" w:history="1">
        <w:r w:rsidR="00C82DA9" w:rsidRPr="00DB785F">
          <w:rPr>
            <w:rStyle w:val="af1"/>
            <w:rFonts w:ascii="Times New Roman" w:hAnsi="Times New Roman" w:cs="Times New Roman"/>
            <w:noProof/>
          </w:rPr>
          <w:t>4</w:t>
        </w:r>
        <w:r w:rsidR="00C82DA9">
          <w:rPr>
            <w:rFonts w:eastAsiaTheme="minorEastAsia"/>
            <w:noProof/>
            <w:kern w:val="2"/>
            <w:sz w:val="21"/>
          </w:rPr>
          <w:tab/>
        </w:r>
        <w:r w:rsidR="00C82DA9" w:rsidRPr="00DB785F">
          <w:rPr>
            <w:rStyle w:val="af1"/>
            <w:rFonts w:ascii="Times New Roman" w:hAnsi="Times New Roman" w:cs="Times New Roman"/>
            <w:noProof/>
          </w:rPr>
          <w:t>产品非功能需求</w:t>
        </w:r>
        <w:r w:rsidR="00C82DA9">
          <w:rPr>
            <w:noProof/>
          </w:rPr>
          <w:tab/>
        </w:r>
        <w:r w:rsidR="00C82DA9">
          <w:rPr>
            <w:noProof/>
          </w:rPr>
          <w:fldChar w:fldCharType="begin"/>
        </w:r>
        <w:r w:rsidR="00C82DA9">
          <w:rPr>
            <w:noProof/>
          </w:rPr>
          <w:instrText xml:space="preserve"> PAGEREF _Toc39649768 \h </w:instrText>
        </w:r>
        <w:r w:rsidR="00C82DA9">
          <w:rPr>
            <w:noProof/>
          </w:rPr>
        </w:r>
        <w:r w:rsidR="00C82DA9">
          <w:rPr>
            <w:noProof/>
          </w:rPr>
          <w:fldChar w:fldCharType="separate"/>
        </w:r>
        <w:r w:rsidR="00C82DA9">
          <w:rPr>
            <w:noProof/>
          </w:rPr>
          <w:t>44</w:t>
        </w:r>
        <w:r w:rsidR="00C82DA9">
          <w:rPr>
            <w:noProof/>
          </w:rPr>
          <w:fldChar w:fldCharType="end"/>
        </w:r>
      </w:hyperlink>
    </w:p>
    <w:p w14:paraId="3EED886A" w14:textId="4C0C16F6" w:rsidR="00C82DA9" w:rsidRDefault="00162AF6">
      <w:pPr>
        <w:pStyle w:val="TOC2"/>
        <w:tabs>
          <w:tab w:val="left" w:pos="1260"/>
          <w:tab w:val="right" w:leader="dot" w:pos="9350"/>
        </w:tabs>
        <w:rPr>
          <w:rFonts w:eastAsiaTheme="minorEastAsia"/>
          <w:noProof/>
          <w:kern w:val="2"/>
          <w:sz w:val="21"/>
        </w:rPr>
      </w:pPr>
      <w:hyperlink w:anchor="_Toc39649769" w:history="1">
        <w:r w:rsidR="00C82DA9" w:rsidRPr="00DB785F">
          <w:rPr>
            <w:rStyle w:val="af1"/>
            <w:rFonts w:ascii="Times New Roman" w:hAnsi="Times New Roman" w:cs="Times New Roman"/>
            <w:noProof/>
          </w:rPr>
          <w:t>4.1</w:t>
        </w:r>
        <w:r w:rsidR="00C82DA9">
          <w:rPr>
            <w:rFonts w:eastAsiaTheme="minorEastAsia"/>
            <w:noProof/>
            <w:kern w:val="2"/>
            <w:sz w:val="21"/>
          </w:rPr>
          <w:tab/>
        </w:r>
        <w:r w:rsidR="00C82DA9" w:rsidRPr="00DB785F">
          <w:rPr>
            <w:rStyle w:val="af1"/>
            <w:rFonts w:ascii="Times New Roman" w:hAnsi="Times New Roman" w:cs="Times New Roman"/>
            <w:noProof/>
          </w:rPr>
          <w:t>灵活性需求</w:t>
        </w:r>
        <w:r w:rsidR="00C82DA9">
          <w:rPr>
            <w:noProof/>
          </w:rPr>
          <w:tab/>
        </w:r>
        <w:r w:rsidR="00C82DA9">
          <w:rPr>
            <w:noProof/>
          </w:rPr>
          <w:fldChar w:fldCharType="begin"/>
        </w:r>
        <w:r w:rsidR="00C82DA9">
          <w:rPr>
            <w:noProof/>
          </w:rPr>
          <w:instrText xml:space="preserve"> PAGEREF _Toc39649769 \h </w:instrText>
        </w:r>
        <w:r w:rsidR="00C82DA9">
          <w:rPr>
            <w:noProof/>
          </w:rPr>
        </w:r>
        <w:r w:rsidR="00C82DA9">
          <w:rPr>
            <w:noProof/>
          </w:rPr>
          <w:fldChar w:fldCharType="separate"/>
        </w:r>
        <w:r w:rsidR="00C82DA9">
          <w:rPr>
            <w:noProof/>
          </w:rPr>
          <w:t>44</w:t>
        </w:r>
        <w:r w:rsidR="00C82DA9">
          <w:rPr>
            <w:noProof/>
          </w:rPr>
          <w:fldChar w:fldCharType="end"/>
        </w:r>
      </w:hyperlink>
    </w:p>
    <w:p w14:paraId="3997216D" w14:textId="3EDDEEC7" w:rsidR="00C82DA9" w:rsidRDefault="00162AF6">
      <w:pPr>
        <w:pStyle w:val="TOC2"/>
        <w:tabs>
          <w:tab w:val="left" w:pos="1260"/>
          <w:tab w:val="right" w:leader="dot" w:pos="9350"/>
        </w:tabs>
        <w:rPr>
          <w:rFonts w:eastAsiaTheme="minorEastAsia"/>
          <w:noProof/>
          <w:kern w:val="2"/>
          <w:sz w:val="21"/>
        </w:rPr>
      </w:pPr>
      <w:hyperlink w:anchor="_Toc39649770" w:history="1">
        <w:r w:rsidR="00C82DA9" w:rsidRPr="00DB785F">
          <w:rPr>
            <w:rStyle w:val="af1"/>
            <w:rFonts w:ascii="Times New Roman" w:hAnsi="Times New Roman" w:cs="Times New Roman"/>
            <w:noProof/>
          </w:rPr>
          <w:t>4.2</w:t>
        </w:r>
        <w:r w:rsidR="00C82DA9">
          <w:rPr>
            <w:rFonts w:eastAsiaTheme="minorEastAsia"/>
            <w:noProof/>
            <w:kern w:val="2"/>
            <w:sz w:val="21"/>
          </w:rPr>
          <w:tab/>
        </w:r>
        <w:r w:rsidR="00C82DA9" w:rsidRPr="00DB785F">
          <w:rPr>
            <w:rStyle w:val="af1"/>
            <w:rFonts w:ascii="Times New Roman" w:hAnsi="Times New Roman" w:cs="Times New Roman"/>
            <w:noProof/>
          </w:rPr>
          <w:t>安全性需求</w:t>
        </w:r>
        <w:r w:rsidR="00C82DA9">
          <w:rPr>
            <w:noProof/>
          </w:rPr>
          <w:tab/>
        </w:r>
        <w:r w:rsidR="00C82DA9">
          <w:rPr>
            <w:noProof/>
          </w:rPr>
          <w:fldChar w:fldCharType="begin"/>
        </w:r>
        <w:r w:rsidR="00C82DA9">
          <w:rPr>
            <w:noProof/>
          </w:rPr>
          <w:instrText xml:space="preserve"> PAGEREF _Toc39649770 \h </w:instrText>
        </w:r>
        <w:r w:rsidR="00C82DA9">
          <w:rPr>
            <w:noProof/>
          </w:rPr>
        </w:r>
        <w:r w:rsidR="00C82DA9">
          <w:rPr>
            <w:noProof/>
          </w:rPr>
          <w:fldChar w:fldCharType="separate"/>
        </w:r>
        <w:r w:rsidR="00C82DA9">
          <w:rPr>
            <w:noProof/>
          </w:rPr>
          <w:t>45</w:t>
        </w:r>
        <w:r w:rsidR="00C82DA9">
          <w:rPr>
            <w:noProof/>
          </w:rPr>
          <w:fldChar w:fldCharType="end"/>
        </w:r>
      </w:hyperlink>
    </w:p>
    <w:p w14:paraId="75EA380C" w14:textId="1B1DF4E9" w:rsidR="00C82DA9" w:rsidRDefault="00162AF6">
      <w:pPr>
        <w:pStyle w:val="TOC2"/>
        <w:tabs>
          <w:tab w:val="left" w:pos="1260"/>
          <w:tab w:val="right" w:leader="dot" w:pos="9350"/>
        </w:tabs>
        <w:rPr>
          <w:rFonts w:eastAsiaTheme="minorEastAsia"/>
          <w:noProof/>
          <w:kern w:val="2"/>
          <w:sz w:val="21"/>
        </w:rPr>
      </w:pPr>
      <w:hyperlink w:anchor="_Toc39649771" w:history="1">
        <w:r w:rsidR="00C82DA9" w:rsidRPr="00DB785F">
          <w:rPr>
            <w:rStyle w:val="af1"/>
            <w:rFonts w:ascii="Times New Roman" w:hAnsi="Times New Roman" w:cs="Times New Roman"/>
            <w:noProof/>
          </w:rPr>
          <w:t>4.3</w:t>
        </w:r>
        <w:r w:rsidR="00C82DA9">
          <w:rPr>
            <w:rFonts w:eastAsiaTheme="minorEastAsia"/>
            <w:noProof/>
            <w:kern w:val="2"/>
            <w:sz w:val="21"/>
          </w:rPr>
          <w:tab/>
        </w:r>
        <w:r w:rsidR="00C82DA9" w:rsidRPr="00DB785F">
          <w:rPr>
            <w:rStyle w:val="af1"/>
            <w:rFonts w:ascii="Times New Roman" w:hAnsi="Times New Roman" w:cs="Times New Roman"/>
            <w:noProof/>
          </w:rPr>
          <w:t>性能需求</w:t>
        </w:r>
        <w:r w:rsidR="00C82DA9">
          <w:rPr>
            <w:noProof/>
          </w:rPr>
          <w:tab/>
        </w:r>
        <w:r w:rsidR="00C82DA9">
          <w:rPr>
            <w:noProof/>
          </w:rPr>
          <w:fldChar w:fldCharType="begin"/>
        </w:r>
        <w:r w:rsidR="00C82DA9">
          <w:rPr>
            <w:noProof/>
          </w:rPr>
          <w:instrText xml:space="preserve"> PAGEREF _Toc39649771 \h </w:instrText>
        </w:r>
        <w:r w:rsidR="00C82DA9">
          <w:rPr>
            <w:noProof/>
          </w:rPr>
        </w:r>
        <w:r w:rsidR="00C82DA9">
          <w:rPr>
            <w:noProof/>
          </w:rPr>
          <w:fldChar w:fldCharType="separate"/>
        </w:r>
        <w:r w:rsidR="00C82DA9">
          <w:rPr>
            <w:noProof/>
          </w:rPr>
          <w:t>45</w:t>
        </w:r>
        <w:r w:rsidR="00C82DA9">
          <w:rPr>
            <w:noProof/>
          </w:rPr>
          <w:fldChar w:fldCharType="end"/>
        </w:r>
      </w:hyperlink>
    </w:p>
    <w:p w14:paraId="644A9CB6" w14:textId="35752251" w:rsidR="0060288C" w:rsidRPr="00B43077" w:rsidRDefault="00C36AD4">
      <w:pPr>
        <w:spacing w:line="360" w:lineRule="auto"/>
        <w:rPr>
          <w:rFonts w:ascii="Times New Roman" w:hAnsi="Times New Roman" w:cs="Times New Roman"/>
          <w:sz w:val="13"/>
          <w:szCs w:val="21"/>
        </w:rPr>
      </w:pPr>
      <w:r w:rsidRPr="00B43077">
        <w:rPr>
          <w:rFonts w:ascii="Times New Roman" w:hAnsi="Times New Roman" w:cs="Times New Roman"/>
          <w:szCs w:val="21"/>
        </w:rPr>
        <w:fldChar w:fldCharType="end"/>
      </w:r>
      <w:r w:rsidRPr="00B43077">
        <w:rPr>
          <w:rFonts w:ascii="Times New Roman" w:hAnsi="Times New Roman" w:cs="Times New Roman"/>
          <w:sz w:val="13"/>
          <w:szCs w:val="21"/>
        </w:rPr>
        <w:br w:type="page"/>
      </w:r>
    </w:p>
    <w:p w14:paraId="1D6ADBFE" w14:textId="77777777" w:rsidR="0060288C" w:rsidRPr="00B43077" w:rsidRDefault="00C36AD4">
      <w:pPr>
        <w:pStyle w:val="1"/>
        <w:spacing w:line="360" w:lineRule="auto"/>
        <w:rPr>
          <w:rFonts w:ascii="Times New Roman" w:eastAsia="宋体" w:hAnsi="Times New Roman" w:cs="Times New Roman"/>
          <w:sz w:val="36"/>
          <w:szCs w:val="36"/>
        </w:rPr>
      </w:pPr>
      <w:bookmarkStart w:id="0" w:name="_Toc518662136"/>
      <w:bookmarkStart w:id="1" w:name="_Toc518398397"/>
      <w:bookmarkStart w:id="2" w:name="_Toc39649696"/>
      <w:r w:rsidRPr="00B43077">
        <w:rPr>
          <w:rFonts w:ascii="Times New Roman" w:eastAsia="宋体" w:hAnsi="Times New Roman" w:cs="Times New Roman"/>
          <w:sz w:val="36"/>
          <w:szCs w:val="36"/>
        </w:rPr>
        <w:lastRenderedPageBreak/>
        <w:t>文档说明</w:t>
      </w:r>
      <w:bookmarkEnd w:id="0"/>
      <w:bookmarkEnd w:id="1"/>
      <w:bookmarkEnd w:id="2"/>
    </w:p>
    <w:p w14:paraId="27866C00" w14:textId="77777777" w:rsidR="0060288C" w:rsidRPr="00B43077" w:rsidRDefault="00C36AD4">
      <w:pPr>
        <w:pStyle w:val="2"/>
        <w:spacing w:line="360" w:lineRule="auto"/>
        <w:rPr>
          <w:rFonts w:ascii="Times New Roman" w:eastAsia="宋体" w:hAnsi="Times New Roman" w:cs="Times New Roman"/>
          <w:i w:val="0"/>
          <w:iCs w:val="0"/>
          <w:sz w:val="32"/>
          <w:szCs w:val="32"/>
        </w:rPr>
      </w:pPr>
      <w:bookmarkStart w:id="3" w:name="_Toc518662137"/>
      <w:bookmarkStart w:id="4" w:name="_Toc518398398"/>
      <w:bookmarkStart w:id="5" w:name="_Toc39649697"/>
      <w:r w:rsidRPr="00B43077">
        <w:rPr>
          <w:rFonts w:ascii="Times New Roman" w:eastAsia="宋体" w:hAnsi="Times New Roman" w:cs="Times New Roman"/>
          <w:i w:val="0"/>
          <w:iCs w:val="0"/>
          <w:sz w:val="32"/>
          <w:szCs w:val="32"/>
          <w:lang w:eastAsia="de-DE"/>
        </w:rPr>
        <w:t>目的</w:t>
      </w:r>
      <w:bookmarkEnd w:id="3"/>
      <w:bookmarkEnd w:id="4"/>
      <w:bookmarkEnd w:id="5"/>
    </w:p>
    <w:p w14:paraId="6AEA15D6" w14:textId="77777777" w:rsidR="0060288C" w:rsidRPr="00B43077" w:rsidRDefault="00C36AD4">
      <w:pPr>
        <w:spacing w:line="360" w:lineRule="auto"/>
        <w:rPr>
          <w:rFonts w:ascii="Times New Roman" w:hAnsi="Times New Roman" w:cs="Times New Roman"/>
          <w:szCs w:val="24"/>
        </w:rPr>
      </w:pPr>
      <w:r w:rsidRPr="00B43077">
        <w:rPr>
          <w:rFonts w:ascii="Times New Roman" w:hAnsi="Times New Roman" w:cs="Times New Roman"/>
          <w:szCs w:val="24"/>
        </w:rPr>
        <w:t>本文档作为产品开发的输入性文件。</w:t>
      </w:r>
    </w:p>
    <w:p w14:paraId="3154AAC7" w14:textId="5749370A" w:rsidR="0060288C" w:rsidRPr="00B43077" w:rsidRDefault="00947416">
      <w:pPr>
        <w:spacing w:line="360" w:lineRule="auto"/>
        <w:rPr>
          <w:rFonts w:ascii="Times New Roman" w:hAnsi="Times New Roman" w:cs="Times New Roman"/>
          <w:szCs w:val="24"/>
        </w:rPr>
      </w:pPr>
      <w:r w:rsidRPr="00B43077">
        <w:rPr>
          <w:rFonts w:ascii="Times New Roman" w:hAnsi="Times New Roman" w:cs="Times New Roman"/>
          <w:szCs w:val="24"/>
        </w:rPr>
        <w:t>定义</w:t>
      </w:r>
      <w:r w:rsidR="00244D7E" w:rsidRPr="00B43077">
        <w:rPr>
          <w:rFonts w:ascii="Times New Roman" w:hAnsi="Times New Roman" w:cs="Times New Roman"/>
          <w:szCs w:val="24"/>
        </w:rPr>
        <w:t>蓝牙蓝牙钥匙</w:t>
      </w:r>
      <w:r w:rsidRPr="00B43077">
        <w:rPr>
          <w:rFonts w:ascii="Times New Roman" w:hAnsi="Times New Roman" w:cs="Times New Roman"/>
          <w:szCs w:val="24"/>
        </w:rPr>
        <w:t>功能需求</w:t>
      </w:r>
    </w:p>
    <w:p w14:paraId="18286DD6" w14:textId="77777777" w:rsidR="0060288C" w:rsidRPr="00B43077" w:rsidRDefault="00C36AD4">
      <w:pPr>
        <w:pStyle w:val="2"/>
        <w:spacing w:line="360" w:lineRule="auto"/>
        <w:rPr>
          <w:rFonts w:ascii="Times New Roman" w:eastAsia="宋体" w:hAnsi="Times New Roman" w:cs="Times New Roman"/>
          <w:i w:val="0"/>
          <w:iCs w:val="0"/>
          <w:sz w:val="32"/>
          <w:szCs w:val="32"/>
          <w:lang w:eastAsia="de-DE"/>
        </w:rPr>
      </w:pPr>
      <w:bookmarkStart w:id="6" w:name="_Toc518398399"/>
      <w:bookmarkStart w:id="7" w:name="_Toc518662138"/>
      <w:bookmarkStart w:id="8" w:name="_Toc39649698"/>
      <w:r w:rsidRPr="00B43077">
        <w:rPr>
          <w:rFonts w:ascii="Times New Roman" w:eastAsia="宋体" w:hAnsi="Times New Roman" w:cs="Times New Roman"/>
          <w:i w:val="0"/>
          <w:iCs w:val="0"/>
          <w:sz w:val="32"/>
          <w:szCs w:val="32"/>
          <w:lang w:eastAsia="de-DE"/>
        </w:rPr>
        <w:t>范围</w:t>
      </w:r>
      <w:bookmarkEnd w:id="6"/>
      <w:bookmarkEnd w:id="7"/>
      <w:bookmarkEnd w:id="8"/>
    </w:p>
    <w:p w14:paraId="620A608A" w14:textId="2F71866C" w:rsidR="0060288C" w:rsidRPr="00B43077" w:rsidRDefault="00C36AD4">
      <w:pPr>
        <w:spacing w:line="360" w:lineRule="auto"/>
        <w:rPr>
          <w:rFonts w:ascii="Times New Roman" w:hAnsi="Times New Roman" w:cs="Times New Roman"/>
          <w:szCs w:val="24"/>
        </w:rPr>
      </w:pPr>
      <w:r w:rsidRPr="00B43077">
        <w:rPr>
          <w:rFonts w:ascii="Times New Roman" w:hAnsi="Times New Roman" w:cs="Times New Roman"/>
          <w:szCs w:val="24"/>
        </w:rPr>
        <w:t>本文档适用于宝能汽车</w:t>
      </w:r>
      <w:r w:rsidRPr="00B43077">
        <w:rPr>
          <w:rFonts w:ascii="Times New Roman" w:hAnsi="Times New Roman" w:cs="Times New Roman"/>
          <w:szCs w:val="24"/>
        </w:rPr>
        <w:t>B/C/G</w:t>
      </w:r>
      <w:r w:rsidRPr="00B43077">
        <w:rPr>
          <w:rFonts w:ascii="Times New Roman" w:hAnsi="Times New Roman" w:cs="Times New Roman"/>
          <w:szCs w:val="24"/>
        </w:rPr>
        <w:t>平台车型</w:t>
      </w:r>
      <w:r w:rsidR="00280474" w:rsidRPr="00B43077">
        <w:rPr>
          <w:rFonts w:ascii="Times New Roman" w:hAnsi="Times New Roman" w:cs="Times New Roman"/>
          <w:szCs w:val="24"/>
        </w:rPr>
        <w:t>蓝牙钥匙</w:t>
      </w:r>
      <w:r w:rsidRPr="00B43077">
        <w:rPr>
          <w:rFonts w:ascii="Times New Roman" w:hAnsi="Times New Roman" w:cs="Times New Roman"/>
          <w:szCs w:val="24"/>
        </w:rPr>
        <w:t>产品开发的整个过程。</w:t>
      </w:r>
      <w:r w:rsidR="00EC5E0E">
        <w:rPr>
          <w:rFonts w:ascii="Times New Roman" w:hAnsi="Times New Roman" w:cs="Times New Roman" w:hint="eastAsia"/>
          <w:szCs w:val="24"/>
        </w:rPr>
        <w:t>兼容独立蓝牙主控和蓝牙主控集成在</w:t>
      </w:r>
      <w:r w:rsidR="00EC5E0E">
        <w:rPr>
          <w:rFonts w:ascii="Times New Roman" w:hAnsi="Times New Roman" w:cs="Times New Roman" w:hint="eastAsia"/>
          <w:szCs w:val="24"/>
        </w:rPr>
        <w:t>TBOX</w:t>
      </w:r>
      <w:r w:rsidR="00EC5E0E">
        <w:rPr>
          <w:rFonts w:ascii="Times New Roman" w:hAnsi="Times New Roman" w:cs="Times New Roman" w:hint="eastAsia"/>
          <w:szCs w:val="24"/>
        </w:rPr>
        <w:t>的车型</w:t>
      </w:r>
    </w:p>
    <w:p w14:paraId="43267802" w14:textId="77777777" w:rsidR="0060288C" w:rsidRPr="00B43077" w:rsidRDefault="00C36AD4">
      <w:pPr>
        <w:pStyle w:val="2"/>
        <w:spacing w:line="360" w:lineRule="auto"/>
        <w:rPr>
          <w:rFonts w:ascii="Times New Roman" w:eastAsia="宋体" w:hAnsi="Times New Roman" w:cs="Times New Roman"/>
          <w:i w:val="0"/>
          <w:iCs w:val="0"/>
          <w:sz w:val="32"/>
          <w:szCs w:val="32"/>
          <w:lang w:eastAsia="de-DE"/>
        </w:rPr>
      </w:pPr>
      <w:bookmarkStart w:id="9" w:name="_Toc518662139"/>
      <w:bookmarkStart w:id="10" w:name="_Toc518398400"/>
      <w:bookmarkStart w:id="11" w:name="_Toc39649699"/>
      <w:r w:rsidRPr="00B43077">
        <w:rPr>
          <w:rFonts w:ascii="Times New Roman" w:eastAsia="宋体" w:hAnsi="Times New Roman" w:cs="Times New Roman"/>
          <w:i w:val="0"/>
          <w:iCs w:val="0"/>
          <w:sz w:val="32"/>
          <w:szCs w:val="32"/>
          <w:lang w:eastAsia="de-DE"/>
        </w:rPr>
        <w:t>参考文档</w:t>
      </w:r>
      <w:bookmarkEnd w:id="9"/>
      <w:bookmarkEnd w:id="10"/>
      <w:bookmarkEnd w:id="11"/>
    </w:p>
    <w:p w14:paraId="35D6B174" w14:textId="77777777" w:rsidR="0060288C" w:rsidRPr="00B43077" w:rsidRDefault="00C36AD4">
      <w:pPr>
        <w:pStyle w:val="2"/>
        <w:spacing w:line="360" w:lineRule="auto"/>
        <w:rPr>
          <w:rFonts w:ascii="Times New Roman" w:eastAsia="宋体" w:hAnsi="Times New Roman" w:cs="Times New Roman"/>
          <w:i w:val="0"/>
          <w:iCs w:val="0"/>
          <w:sz w:val="32"/>
          <w:szCs w:val="32"/>
          <w:lang w:eastAsia="de-DE"/>
        </w:rPr>
      </w:pPr>
      <w:bookmarkStart w:id="12" w:name="_Toc518662140"/>
      <w:bookmarkStart w:id="13" w:name="_Toc518398401"/>
      <w:bookmarkStart w:id="14" w:name="_Toc39649700"/>
      <w:r w:rsidRPr="00B43077">
        <w:rPr>
          <w:rFonts w:ascii="Times New Roman" w:eastAsia="宋体" w:hAnsi="Times New Roman" w:cs="Times New Roman"/>
          <w:i w:val="0"/>
          <w:iCs w:val="0"/>
          <w:sz w:val="32"/>
          <w:szCs w:val="32"/>
          <w:lang w:eastAsia="de-DE"/>
        </w:rPr>
        <w:t>术语</w:t>
      </w:r>
      <w:bookmarkEnd w:id="12"/>
      <w:bookmarkEnd w:id="13"/>
      <w:r w:rsidRPr="00B43077">
        <w:rPr>
          <w:rFonts w:ascii="Times New Roman" w:eastAsia="宋体" w:hAnsi="Times New Roman" w:cs="Times New Roman"/>
          <w:i w:val="0"/>
          <w:iCs w:val="0"/>
          <w:sz w:val="32"/>
          <w:szCs w:val="32"/>
          <w:lang w:eastAsia="de-DE"/>
        </w:rPr>
        <w:t>、定义</w:t>
      </w:r>
      <w:bookmarkEnd w:id="14"/>
    </w:p>
    <w:tbl>
      <w:tblPr>
        <w:tblStyle w:val="af2"/>
        <w:tblW w:w="8642" w:type="dxa"/>
        <w:jc w:val="center"/>
        <w:tblLayout w:type="fixed"/>
        <w:tblLook w:val="04A0" w:firstRow="1" w:lastRow="0" w:firstColumn="1" w:lastColumn="0" w:noHBand="0" w:noVBand="1"/>
      </w:tblPr>
      <w:tblGrid>
        <w:gridCol w:w="1885"/>
        <w:gridCol w:w="2651"/>
        <w:gridCol w:w="4106"/>
      </w:tblGrid>
      <w:tr w:rsidR="0060288C" w:rsidRPr="00B43077" w14:paraId="25FF0081" w14:textId="77777777" w:rsidTr="005D3C05">
        <w:trPr>
          <w:jc w:val="center"/>
        </w:trPr>
        <w:tc>
          <w:tcPr>
            <w:tcW w:w="1885" w:type="dxa"/>
            <w:vAlign w:val="center"/>
          </w:tcPr>
          <w:p w14:paraId="086288FC" w14:textId="77777777" w:rsidR="0060288C" w:rsidRPr="00B43077" w:rsidRDefault="00C36AD4">
            <w:pPr>
              <w:spacing w:after="0" w:line="360" w:lineRule="auto"/>
              <w:jc w:val="center"/>
              <w:rPr>
                <w:rFonts w:ascii="Times New Roman" w:hAnsi="Times New Roman" w:cs="Times New Roman"/>
                <w:szCs w:val="24"/>
              </w:rPr>
            </w:pPr>
            <w:r w:rsidRPr="00B43077">
              <w:rPr>
                <w:rFonts w:ascii="Times New Roman" w:hAnsi="Times New Roman" w:cs="Times New Roman"/>
                <w:szCs w:val="24"/>
              </w:rPr>
              <w:t>术语</w:t>
            </w:r>
          </w:p>
        </w:tc>
        <w:tc>
          <w:tcPr>
            <w:tcW w:w="2651" w:type="dxa"/>
            <w:vAlign w:val="center"/>
          </w:tcPr>
          <w:p w14:paraId="472DD6DB" w14:textId="77777777" w:rsidR="0060288C" w:rsidRPr="00B43077" w:rsidRDefault="00C36AD4">
            <w:pPr>
              <w:spacing w:after="0" w:line="360" w:lineRule="auto"/>
              <w:jc w:val="center"/>
              <w:rPr>
                <w:rFonts w:ascii="Times New Roman" w:hAnsi="Times New Roman" w:cs="Times New Roman"/>
                <w:szCs w:val="24"/>
              </w:rPr>
            </w:pPr>
            <w:r w:rsidRPr="00B43077">
              <w:rPr>
                <w:rFonts w:ascii="Times New Roman" w:hAnsi="Times New Roman" w:cs="Times New Roman"/>
                <w:szCs w:val="24"/>
              </w:rPr>
              <w:t>英文全称</w:t>
            </w:r>
          </w:p>
        </w:tc>
        <w:tc>
          <w:tcPr>
            <w:tcW w:w="4106" w:type="dxa"/>
            <w:vAlign w:val="center"/>
          </w:tcPr>
          <w:p w14:paraId="449868F3" w14:textId="522DF960" w:rsidR="0060288C" w:rsidRPr="00B43077" w:rsidRDefault="00FA3F50">
            <w:pPr>
              <w:spacing w:after="0" w:line="360" w:lineRule="auto"/>
              <w:jc w:val="center"/>
              <w:rPr>
                <w:rFonts w:ascii="Times New Roman" w:hAnsi="Times New Roman" w:cs="Times New Roman"/>
                <w:szCs w:val="24"/>
              </w:rPr>
            </w:pPr>
            <w:r w:rsidRPr="00B43077">
              <w:rPr>
                <w:rFonts w:ascii="Times New Roman" w:hAnsi="Times New Roman" w:cs="Times New Roman"/>
                <w:szCs w:val="24"/>
              </w:rPr>
              <w:t>说明</w:t>
            </w:r>
          </w:p>
        </w:tc>
      </w:tr>
      <w:tr w:rsidR="0060288C" w:rsidRPr="00B43077" w14:paraId="22CADEFF" w14:textId="77777777" w:rsidTr="005D3C05">
        <w:trPr>
          <w:jc w:val="center"/>
        </w:trPr>
        <w:tc>
          <w:tcPr>
            <w:tcW w:w="1885" w:type="dxa"/>
            <w:vAlign w:val="center"/>
          </w:tcPr>
          <w:p w14:paraId="42C3209E" w14:textId="6902F750" w:rsidR="0060288C" w:rsidRPr="00B43077" w:rsidRDefault="00244D7E">
            <w:pPr>
              <w:spacing w:after="0" w:line="360" w:lineRule="auto"/>
              <w:jc w:val="center"/>
              <w:rPr>
                <w:rFonts w:ascii="Times New Roman" w:hAnsi="Times New Roman" w:cs="Times New Roman"/>
                <w:szCs w:val="24"/>
              </w:rPr>
            </w:pPr>
            <w:r w:rsidRPr="00B43077">
              <w:rPr>
                <w:rFonts w:ascii="Times New Roman" w:hAnsi="Times New Roman" w:cs="Times New Roman"/>
                <w:szCs w:val="24"/>
              </w:rPr>
              <w:t>PKI</w:t>
            </w:r>
          </w:p>
        </w:tc>
        <w:tc>
          <w:tcPr>
            <w:tcW w:w="2651" w:type="dxa"/>
            <w:vAlign w:val="center"/>
          </w:tcPr>
          <w:p w14:paraId="52C71960" w14:textId="3E3ED10E" w:rsidR="0060288C" w:rsidRPr="00B43077" w:rsidRDefault="00843BB8">
            <w:pPr>
              <w:spacing w:after="0" w:line="360" w:lineRule="auto"/>
              <w:jc w:val="center"/>
              <w:rPr>
                <w:rFonts w:ascii="Times New Roman" w:hAnsi="Times New Roman" w:cs="Times New Roman"/>
                <w:szCs w:val="24"/>
              </w:rPr>
            </w:pPr>
            <w:r w:rsidRPr="00B43077">
              <w:rPr>
                <w:rFonts w:ascii="Times New Roman" w:hAnsi="Times New Roman" w:cs="Times New Roman"/>
                <w:szCs w:val="24"/>
              </w:rPr>
              <w:t>Public Key Infrastructure</w:t>
            </w:r>
          </w:p>
        </w:tc>
        <w:tc>
          <w:tcPr>
            <w:tcW w:w="4106" w:type="dxa"/>
            <w:vAlign w:val="center"/>
          </w:tcPr>
          <w:p w14:paraId="3B2558C2" w14:textId="2A633E54" w:rsidR="0060288C" w:rsidRPr="00B43077" w:rsidRDefault="005D3C05" w:rsidP="0013138A">
            <w:pPr>
              <w:spacing w:after="0" w:line="360" w:lineRule="auto"/>
              <w:rPr>
                <w:rFonts w:ascii="Times New Roman" w:hAnsi="Times New Roman" w:cs="Times New Roman"/>
                <w:szCs w:val="24"/>
              </w:rPr>
            </w:pPr>
            <w:r w:rsidRPr="00B43077">
              <w:rPr>
                <w:rFonts w:ascii="Times New Roman" w:hAnsi="Times New Roman" w:cs="Times New Roman"/>
                <w:szCs w:val="24"/>
              </w:rPr>
              <w:t>公钥基础设施，负责</w:t>
            </w:r>
            <w:r w:rsidR="00AB099A">
              <w:rPr>
                <w:rFonts w:ascii="Times New Roman" w:hAnsi="Times New Roman" w:cs="Times New Roman" w:hint="eastAsia"/>
                <w:szCs w:val="24"/>
              </w:rPr>
              <w:t>密钥生成、</w:t>
            </w:r>
            <w:r w:rsidRPr="00B43077">
              <w:rPr>
                <w:rFonts w:ascii="Times New Roman" w:hAnsi="Times New Roman" w:cs="Times New Roman"/>
                <w:szCs w:val="24"/>
              </w:rPr>
              <w:t>证书签发、认证、管理服务</w:t>
            </w:r>
          </w:p>
        </w:tc>
      </w:tr>
      <w:tr w:rsidR="0060288C" w:rsidRPr="00B43077" w14:paraId="1DD990A1" w14:textId="77777777" w:rsidTr="005D3C05">
        <w:trPr>
          <w:jc w:val="center"/>
        </w:trPr>
        <w:tc>
          <w:tcPr>
            <w:tcW w:w="1885" w:type="dxa"/>
            <w:vAlign w:val="center"/>
          </w:tcPr>
          <w:p w14:paraId="5BD9B247" w14:textId="48EB3772" w:rsidR="0060288C" w:rsidRPr="00B43077" w:rsidRDefault="00244D7E">
            <w:pPr>
              <w:spacing w:after="0" w:line="360" w:lineRule="auto"/>
              <w:jc w:val="center"/>
              <w:rPr>
                <w:rFonts w:ascii="Times New Roman" w:hAnsi="Times New Roman" w:cs="Times New Roman"/>
                <w:szCs w:val="24"/>
              </w:rPr>
            </w:pPr>
            <w:r w:rsidRPr="00B43077">
              <w:rPr>
                <w:rFonts w:ascii="Times New Roman" w:hAnsi="Times New Roman" w:cs="Times New Roman"/>
                <w:szCs w:val="24"/>
              </w:rPr>
              <w:t>TSP</w:t>
            </w:r>
          </w:p>
        </w:tc>
        <w:tc>
          <w:tcPr>
            <w:tcW w:w="2651" w:type="dxa"/>
            <w:vAlign w:val="center"/>
          </w:tcPr>
          <w:p w14:paraId="49993F3C" w14:textId="6D73147E" w:rsidR="0060288C" w:rsidRPr="00B43077" w:rsidRDefault="00843BB8">
            <w:pPr>
              <w:spacing w:after="0" w:line="360" w:lineRule="auto"/>
              <w:jc w:val="center"/>
              <w:rPr>
                <w:rFonts w:ascii="Times New Roman" w:hAnsi="Times New Roman" w:cs="Times New Roman"/>
                <w:szCs w:val="24"/>
              </w:rPr>
            </w:pPr>
            <w:r w:rsidRPr="00B43077">
              <w:rPr>
                <w:rFonts w:ascii="Times New Roman" w:hAnsi="Times New Roman" w:cs="Times New Roman"/>
                <w:szCs w:val="24"/>
              </w:rPr>
              <w:t xml:space="preserve">Telematics </w:t>
            </w:r>
            <w:r w:rsidR="005D3C05" w:rsidRPr="00B43077">
              <w:rPr>
                <w:rFonts w:ascii="Times New Roman" w:hAnsi="Times New Roman" w:cs="Times New Roman"/>
                <w:szCs w:val="24"/>
              </w:rPr>
              <w:t>Service Provider</w:t>
            </w:r>
          </w:p>
        </w:tc>
        <w:tc>
          <w:tcPr>
            <w:tcW w:w="4106" w:type="dxa"/>
            <w:vAlign w:val="center"/>
          </w:tcPr>
          <w:p w14:paraId="171BBACA" w14:textId="743AA13A" w:rsidR="0060288C" w:rsidRPr="00B43077" w:rsidRDefault="005D3C05" w:rsidP="0013138A">
            <w:pPr>
              <w:spacing w:after="0" w:line="360" w:lineRule="auto"/>
              <w:rPr>
                <w:rFonts w:ascii="Times New Roman" w:hAnsi="Times New Roman" w:cs="Times New Roman"/>
                <w:szCs w:val="24"/>
              </w:rPr>
            </w:pPr>
            <w:r w:rsidRPr="00B43077">
              <w:rPr>
                <w:rFonts w:ascii="Times New Roman" w:hAnsi="Times New Roman" w:cs="Times New Roman"/>
                <w:szCs w:val="24"/>
              </w:rPr>
              <w:t>车辆信息服务平台，负责蓝牙钥匙的后台生成、权限配置、钥匙下发和管理</w:t>
            </w:r>
          </w:p>
        </w:tc>
      </w:tr>
      <w:tr w:rsidR="0060288C" w:rsidRPr="00B43077" w14:paraId="6DADF7CB" w14:textId="77777777" w:rsidTr="005D3C05">
        <w:trPr>
          <w:jc w:val="center"/>
        </w:trPr>
        <w:tc>
          <w:tcPr>
            <w:tcW w:w="1885" w:type="dxa"/>
            <w:vAlign w:val="center"/>
          </w:tcPr>
          <w:p w14:paraId="3E8E41A3" w14:textId="68E68D2D" w:rsidR="0060288C" w:rsidRPr="00B43077" w:rsidRDefault="00244D7E">
            <w:pPr>
              <w:spacing w:after="0" w:line="360" w:lineRule="auto"/>
              <w:jc w:val="center"/>
              <w:rPr>
                <w:rFonts w:ascii="Times New Roman" w:hAnsi="Times New Roman" w:cs="Times New Roman"/>
                <w:szCs w:val="24"/>
              </w:rPr>
            </w:pPr>
            <w:r w:rsidRPr="00B43077">
              <w:rPr>
                <w:rFonts w:ascii="Times New Roman" w:hAnsi="Times New Roman" w:cs="Times New Roman"/>
                <w:szCs w:val="24"/>
              </w:rPr>
              <w:t>T-Box</w:t>
            </w:r>
          </w:p>
        </w:tc>
        <w:tc>
          <w:tcPr>
            <w:tcW w:w="2651" w:type="dxa"/>
            <w:vAlign w:val="center"/>
          </w:tcPr>
          <w:p w14:paraId="7278D930" w14:textId="1AAEA021" w:rsidR="0060288C" w:rsidRPr="00B43077" w:rsidRDefault="005D3C05">
            <w:pPr>
              <w:spacing w:after="0" w:line="360" w:lineRule="auto"/>
              <w:jc w:val="center"/>
              <w:rPr>
                <w:rFonts w:ascii="Times New Roman" w:hAnsi="Times New Roman" w:cs="Times New Roman"/>
                <w:szCs w:val="24"/>
              </w:rPr>
            </w:pPr>
            <w:r w:rsidRPr="00B43077">
              <w:rPr>
                <w:rFonts w:ascii="Times New Roman" w:hAnsi="Times New Roman" w:cs="Times New Roman"/>
                <w:szCs w:val="24"/>
              </w:rPr>
              <w:t>Telematics Box</w:t>
            </w:r>
          </w:p>
        </w:tc>
        <w:tc>
          <w:tcPr>
            <w:tcW w:w="4106" w:type="dxa"/>
            <w:vAlign w:val="center"/>
          </w:tcPr>
          <w:p w14:paraId="2130F183" w14:textId="66CFA1C2" w:rsidR="0060288C" w:rsidRPr="00B43077" w:rsidRDefault="0013138A" w:rsidP="0013138A">
            <w:pPr>
              <w:spacing w:after="0" w:line="360" w:lineRule="auto"/>
              <w:rPr>
                <w:rFonts w:ascii="Times New Roman" w:hAnsi="Times New Roman" w:cs="Times New Roman"/>
                <w:szCs w:val="24"/>
              </w:rPr>
            </w:pPr>
            <w:r w:rsidRPr="00B43077">
              <w:rPr>
                <w:rFonts w:ascii="Times New Roman" w:hAnsi="Times New Roman" w:cs="Times New Roman"/>
                <w:szCs w:val="24"/>
              </w:rPr>
              <w:t>远程信息处理终端，</w:t>
            </w:r>
            <w:r w:rsidR="005D3C05" w:rsidRPr="00B43077">
              <w:rPr>
                <w:rFonts w:ascii="Times New Roman" w:hAnsi="Times New Roman" w:cs="Times New Roman"/>
                <w:szCs w:val="24"/>
              </w:rPr>
              <w:t>负责蓝牙钥匙模块与</w:t>
            </w:r>
            <w:r w:rsidR="005D3C05" w:rsidRPr="00B43077">
              <w:rPr>
                <w:rFonts w:ascii="Times New Roman" w:hAnsi="Times New Roman" w:cs="Times New Roman"/>
                <w:szCs w:val="24"/>
              </w:rPr>
              <w:t>TSP</w:t>
            </w:r>
            <w:r w:rsidR="005D3C05" w:rsidRPr="00B43077">
              <w:rPr>
                <w:rFonts w:ascii="Times New Roman" w:hAnsi="Times New Roman" w:cs="Times New Roman"/>
                <w:szCs w:val="24"/>
              </w:rPr>
              <w:t>之间的数据透传</w:t>
            </w:r>
          </w:p>
        </w:tc>
      </w:tr>
      <w:tr w:rsidR="0060288C" w:rsidRPr="00B43077" w14:paraId="0612AE97" w14:textId="77777777" w:rsidTr="005D3C05">
        <w:trPr>
          <w:jc w:val="center"/>
        </w:trPr>
        <w:tc>
          <w:tcPr>
            <w:tcW w:w="1885" w:type="dxa"/>
            <w:vAlign w:val="center"/>
          </w:tcPr>
          <w:p w14:paraId="46081258" w14:textId="69AC9648" w:rsidR="0060288C" w:rsidRPr="00B43077" w:rsidRDefault="00244D7E">
            <w:pPr>
              <w:spacing w:after="0" w:line="360" w:lineRule="auto"/>
              <w:jc w:val="center"/>
              <w:rPr>
                <w:rFonts w:ascii="Times New Roman" w:hAnsi="Times New Roman" w:cs="Times New Roman"/>
                <w:szCs w:val="24"/>
              </w:rPr>
            </w:pPr>
            <w:r w:rsidRPr="00B43077">
              <w:rPr>
                <w:rFonts w:ascii="Times New Roman" w:hAnsi="Times New Roman" w:cs="Times New Roman"/>
                <w:szCs w:val="24"/>
              </w:rPr>
              <w:t>蓝牙钥匙模块</w:t>
            </w:r>
          </w:p>
        </w:tc>
        <w:tc>
          <w:tcPr>
            <w:tcW w:w="2651" w:type="dxa"/>
            <w:vAlign w:val="center"/>
          </w:tcPr>
          <w:p w14:paraId="3EB48D84" w14:textId="62870FDA" w:rsidR="0060288C" w:rsidRPr="00B43077" w:rsidRDefault="005D3C05">
            <w:pPr>
              <w:spacing w:after="0" w:line="360" w:lineRule="auto"/>
              <w:jc w:val="center"/>
              <w:rPr>
                <w:rFonts w:ascii="Times New Roman" w:hAnsi="Times New Roman" w:cs="Times New Roman"/>
                <w:szCs w:val="24"/>
              </w:rPr>
            </w:pPr>
            <w:r w:rsidRPr="00B43077">
              <w:rPr>
                <w:rFonts w:ascii="Times New Roman" w:hAnsi="Times New Roman" w:cs="Times New Roman"/>
                <w:szCs w:val="24"/>
              </w:rPr>
              <w:t>Bluetooth Key Module</w:t>
            </w:r>
          </w:p>
        </w:tc>
        <w:tc>
          <w:tcPr>
            <w:tcW w:w="4106" w:type="dxa"/>
            <w:vAlign w:val="center"/>
          </w:tcPr>
          <w:p w14:paraId="2FA5C8BC" w14:textId="346E83E8" w:rsidR="0060288C" w:rsidRPr="00B43077" w:rsidRDefault="00FA3F50" w:rsidP="0013138A">
            <w:pPr>
              <w:spacing w:after="0" w:line="360" w:lineRule="auto"/>
              <w:rPr>
                <w:rFonts w:ascii="Times New Roman" w:hAnsi="Times New Roman" w:cs="Times New Roman"/>
                <w:szCs w:val="24"/>
              </w:rPr>
            </w:pPr>
            <w:r w:rsidRPr="00B43077">
              <w:rPr>
                <w:rFonts w:ascii="Times New Roman" w:hAnsi="Times New Roman" w:cs="Times New Roman"/>
                <w:szCs w:val="24"/>
              </w:rPr>
              <w:t>负责车端蓝牙连接和管理，以及蓝牙钥匙的鉴权、存储、车控指令的执行</w:t>
            </w:r>
          </w:p>
        </w:tc>
      </w:tr>
      <w:tr w:rsidR="0060288C" w:rsidRPr="00B43077" w14:paraId="5F499A7C" w14:textId="77777777" w:rsidTr="005D3C05">
        <w:trPr>
          <w:jc w:val="center"/>
        </w:trPr>
        <w:tc>
          <w:tcPr>
            <w:tcW w:w="1885" w:type="dxa"/>
            <w:vAlign w:val="center"/>
          </w:tcPr>
          <w:p w14:paraId="15C0859D" w14:textId="3AC01FC3" w:rsidR="0060288C" w:rsidRPr="00B43077" w:rsidRDefault="00744D26" w:rsidP="00744D26">
            <w:pPr>
              <w:spacing w:after="0" w:line="360" w:lineRule="auto"/>
              <w:jc w:val="center"/>
              <w:rPr>
                <w:rFonts w:ascii="Times New Roman" w:hAnsi="Times New Roman" w:cs="Times New Roman"/>
                <w:szCs w:val="24"/>
              </w:rPr>
            </w:pPr>
            <w:r w:rsidRPr="00B43077">
              <w:rPr>
                <w:rFonts w:ascii="Times New Roman" w:hAnsi="Times New Roman" w:cs="Times New Roman"/>
                <w:szCs w:val="24"/>
              </w:rPr>
              <w:t>手机</w:t>
            </w:r>
            <w:r w:rsidR="00244D7E" w:rsidRPr="00B43077">
              <w:rPr>
                <w:rFonts w:ascii="Times New Roman" w:hAnsi="Times New Roman" w:cs="Times New Roman"/>
                <w:szCs w:val="24"/>
              </w:rPr>
              <w:t>APP</w:t>
            </w:r>
          </w:p>
        </w:tc>
        <w:tc>
          <w:tcPr>
            <w:tcW w:w="2651" w:type="dxa"/>
            <w:vAlign w:val="center"/>
          </w:tcPr>
          <w:p w14:paraId="15D298B4" w14:textId="37E9276E" w:rsidR="0060288C" w:rsidRPr="00B43077" w:rsidRDefault="005D3C05">
            <w:pPr>
              <w:spacing w:after="0" w:line="360" w:lineRule="auto"/>
              <w:jc w:val="center"/>
              <w:rPr>
                <w:rFonts w:ascii="Times New Roman" w:hAnsi="Times New Roman" w:cs="Times New Roman"/>
                <w:szCs w:val="24"/>
              </w:rPr>
            </w:pPr>
            <w:r w:rsidRPr="00B43077">
              <w:rPr>
                <w:rFonts w:ascii="Times New Roman" w:hAnsi="Times New Roman" w:cs="Times New Roman"/>
                <w:szCs w:val="24"/>
              </w:rPr>
              <w:t>Mobile Application</w:t>
            </w:r>
          </w:p>
        </w:tc>
        <w:tc>
          <w:tcPr>
            <w:tcW w:w="4106" w:type="dxa"/>
            <w:vAlign w:val="center"/>
          </w:tcPr>
          <w:p w14:paraId="4B38DB80" w14:textId="4F16D718" w:rsidR="0060288C" w:rsidRPr="00B43077" w:rsidRDefault="0013138A" w:rsidP="0013138A">
            <w:pPr>
              <w:spacing w:after="0" w:line="360" w:lineRule="auto"/>
              <w:rPr>
                <w:rFonts w:ascii="Times New Roman" w:hAnsi="Times New Roman" w:cs="Times New Roman"/>
                <w:szCs w:val="24"/>
              </w:rPr>
            </w:pPr>
            <w:r w:rsidRPr="00B43077">
              <w:rPr>
                <w:rFonts w:ascii="Times New Roman" w:hAnsi="Times New Roman" w:cs="Times New Roman"/>
                <w:szCs w:val="24"/>
              </w:rPr>
              <w:t>蓝牙钥匙的使用端，用户通过手机</w:t>
            </w:r>
            <w:r w:rsidRPr="00B43077">
              <w:rPr>
                <w:rFonts w:ascii="Times New Roman" w:hAnsi="Times New Roman" w:cs="Times New Roman"/>
                <w:szCs w:val="24"/>
              </w:rPr>
              <w:t>APP</w:t>
            </w:r>
            <w:r w:rsidRPr="00B43077">
              <w:rPr>
                <w:rFonts w:ascii="Times New Roman" w:hAnsi="Times New Roman" w:cs="Times New Roman"/>
                <w:szCs w:val="24"/>
              </w:rPr>
              <w:t>对蓝牙钥匙进行管理，进行车辆解锁和近程车控操作</w:t>
            </w:r>
          </w:p>
        </w:tc>
      </w:tr>
    </w:tbl>
    <w:p w14:paraId="25B870D9" w14:textId="77777777" w:rsidR="0060288C" w:rsidRPr="00B43077" w:rsidRDefault="0060288C">
      <w:pPr>
        <w:spacing w:line="360" w:lineRule="auto"/>
        <w:rPr>
          <w:rFonts w:ascii="Times New Roman" w:hAnsi="Times New Roman" w:cs="Times New Roman"/>
          <w:szCs w:val="24"/>
        </w:rPr>
      </w:pPr>
    </w:p>
    <w:p w14:paraId="2FCDFA97" w14:textId="77777777" w:rsidR="0060288C" w:rsidRPr="00B43077" w:rsidRDefault="00C36AD4">
      <w:pPr>
        <w:pStyle w:val="2"/>
        <w:spacing w:line="360" w:lineRule="auto"/>
        <w:rPr>
          <w:rFonts w:ascii="Times New Roman" w:eastAsia="宋体" w:hAnsi="Times New Roman" w:cs="Times New Roman"/>
          <w:i w:val="0"/>
          <w:iCs w:val="0"/>
          <w:sz w:val="32"/>
          <w:szCs w:val="32"/>
          <w:lang w:eastAsia="de-DE"/>
        </w:rPr>
      </w:pPr>
      <w:bookmarkStart w:id="15" w:name="_Toc518662141"/>
      <w:bookmarkStart w:id="16" w:name="_Toc39649701"/>
      <w:r w:rsidRPr="00B43077">
        <w:rPr>
          <w:rFonts w:ascii="Times New Roman" w:eastAsia="宋体" w:hAnsi="Times New Roman" w:cs="Times New Roman"/>
          <w:i w:val="0"/>
          <w:iCs w:val="0"/>
          <w:sz w:val="32"/>
          <w:szCs w:val="32"/>
          <w:lang w:eastAsia="de-DE"/>
        </w:rPr>
        <w:t>约束</w:t>
      </w:r>
      <w:bookmarkEnd w:id="15"/>
      <w:bookmarkEnd w:id="16"/>
    </w:p>
    <w:p w14:paraId="0C1350D2" w14:textId="175AB1F6" w:rsidR="0060288C" w:rsidRPr="00B43077" w:rsidRDefault="00C36AD4">
      <w:pPr>
        <w:spacing w:line="360" w:lineRule="auto"/>
        <w:rPr>
          <w:rFonts w:ascii="Times New Roman" w:hAnsi="Times New Roman" w:cs="Times New Roman"/>
          <w:szCs w:val="24"/>
        </w:rPr>
      </w:pPr>
      <w:r w:rsidRPr="00B43077">
        <w:rPr>
          <w:rFonts w:ascii="Times New Roman" w:hAnsi="Times New Roman" w:cs="Times New Roman"/>
          <w:szCs w:val="24"/>
        </w:rPr>
        <w:t>本文档仅规定了</w:t>
      </w:r>
      <w:r w:rsidR="00280474" w:rsidRPr="00B43077">
        <w:rPr>
          <w:rFonts w:ascii="Times New Roman" w:hAnsi="Times New Roman" w:cs="Times New Roman"/>
          <w:szCs w:val="24"/>
        </w:rPr>
        <w:t>蓝牙钥匙</w:t>
      </w:r>
      <w:r w:rsidRPr="00B43077">
        <w:rPr>
          <w:rFonts w:ascii="Times New Roman" w:hAnsi="Times New Roman" w:cs="Times New Roman"/>
          <w:szCs w:val="24"/>
        </w:rPr>
        <w:t>产品功能，整车、通讯等相关内容请参照国家相关法规。</w:t>
      </w:r>
    </w:p>
    <w:p w14:paraId="5C103339" w14:textId="77777777" w:rsidR="0060288C" w:rsidRPr="00B43077" w:rsidRDefault="00C36AD4">
      <w:pPr>
        <w:pStyle w:val="1"/>
        <w:spacing w:line="360" w:lineRule="auto"/>
        <w:rPr>
          <w:rFonts w:ascii="Times New Roman" w:eastAsia="宋体" w:hAnsi="Times New Roman" w:cs="Times New Roman"/>
          <w:sz w:val="36"/>
          <w:szCs w:val="36"/>
        </w:rPr>
      </w:pPr>
      <w:bookmarkStart w:id="17" w:name="_Toc518398403"/>
      <w:bookmarkStart w:id="18" w:name="_Toc518662142"/>
      <w:bookmarkStart w:id="19" w:name="_Toc39649702"/>
      <w:r w:rsidRPr="00B43077">
        <w:rPr>
          <w:rFonts w:ascii="Times New Roman" w:eastAsia="宋体" w:hAnsi="Times New Roman" w:cs="Times New Roman"/>
          <w:sz w:val="36"/>
          <w:szCs w:val="36"/>
          <w:lang w:eastAsia="zh-CN"/>
        </w:rPr>
        <w:t>产品</w:t>
      </w:r>
      <w:bookmarkEnd w:id="17"/>
      <w:bookmarkEnd w:id="18"/>
      <w:r w:rsidRPr="00B43077">
        <w:rPr>
          <w:rFonts w:ascii="Times New Roman" w:eastAsia="宋体" w:hAnsi="Times New Roman" w:cs="Times New Roman"/>
          <w:sz w:val="36"/>
          <w:szCs w:val="36"/>
          <w:lang w:eastAsia="zh-CN"/>
        </w:rPr>
        <w:t>概要</w:t>
      </w:r>
      <w:bookmarkEnd w:id="19"/>
    </w:p>
    <w:p w14:paraId="7489EE9D" w14:textId="77777777" w:rsidR="0060288C" w:rsidRPr="00B43077" w:rsidRDefault="00C36AD4">
      <w:pPr>
        <w:pStyle w:val="2"/>
        <w:spacing w:line="360" w:lineRule="auto"/>
        <w:rPr>
          <w:rFonts w:ascii="Times New Roman" w:eastAsia="宋体" w:hAnsi="Times New Roman" w:cs="Times New Roman"/>
          <w:i w:val="0"/>
          <w:iCs w:val="0"/>
          <w:sz w:val="32"/>
          <w:szCs w:val="32"/>
          <w:lang w:eastAsia="zh-CN"/>
        </w:rPr>
      </w:pPr>
      <w:bookmarkStart w:id="20" w:name="_Toc39649703"/>
      <w:bookmarkStart w:id="21" w:name="_Toc518662143"/>
      <w:bookmarkStart w:id="22" w:name="_Toc518398404"/>
      <w:r w:rsidRPr="00B43077">
        <w:rPr>
          <w:rFonts w:ascii="Times New Roman" w:eastAsia="宋体" w:hAnsi="Times New Roman" w:cs="Times New Roman"/>
          <w:i w:val="0"/>
          <w:iCs w:val="0"/>
          <w:sz w:val="32"/>
          <w:szCs w:val="32"/>
          <w:lang w:eastAsia="zh-CN"/>
        </w:rPr>
        <w:t>产品背景及目标</w:t>
      </w:r>
      <w:bookmarkEnd w:id="20"/>
    </w:p>
    <w:p w14:paraId="6A94063A" w14:textId="77777777" w:rsidR="0060288C" w:rsidRPr="00B43077" w:rsidRDefault="00C36AD4">
      <w:pPr>
        <w:spacing w:line="360" w:lineRule="auto"/>
        <w:ind w:firstLineChars="200" w:firstLine="480"/>
        <w:rPr>
          <w:rFonts w:ascii="Times New Roman" w:hAnsi="Times New Roman" w:cs="Times New Roman"/>
          <w:szCs w:val="24"/>
        </w:rPr>
      </w:pPr>
      <w:r w:rsidRPr="00B43077">
        <w:rPr>
          <w:rFonts w:ascii="Times New Roman" w:hAnsi="Times New Roman" w:cs="Times New Roman"/>
          <w:szCs w:val="24"/>
        </w:rPr>
        <w:t>宝能汽车有限公司成立于</w:t>
      </w:r>
      <w:r w:rsidRPr="00B43077">
        <w:rPr>
          <w:rFonts w:ascii="Times New Roman" w:hAnsi="Times New Roman" w:cs="Times New Roman"/>
          <w:szCs w:val="24"/>
        </w:rPr>
        <w:t>2017</w:t>
      </w:r>
      <w:r w:rsidRPr="00B43077">
        <w:rPr>
          <w:rFonts w:ascii="Times New Roman" w:hAnsi="Times New Roman" w:cs="Times New Roman"/>
          <w:szCs w:val="24"/>
        </w:rPr>
        <w:t>年</w:t>
      </w:r>
      <w:r w:rsidRPr="00B43077">
        <w:rPr>
          <w:rFonts w:ascii="Times New Roman" w:hAnsi="Times New Roman" w:cs="Times New Roman"/>
          <w:szCs w:val="24"/>
        </w:rPr>
        <w:t>3</w:t>
      </w:r>
      <w:r w:rsidRPr="00B43077">
        <w:rPr>
          <w:rFonts w:ascii="Times New Roman" w:hAnsi="Times New Roman" w:cs="Times New Roman"/>
          <w:szCs w:val="24"/>
        </w:rPr>
        <w:t>月，是深圳市宝能投资集团有限公司旗下整车资源聚合和业务发展的平台。主要业务涵盖传统及新能源整车及核心零部件的研发、制造、销售与售后服务以及其他相关业务。致力于打造</w:t>
      </w:r>
      <w:r w:rsidRPr="00B43077">
        <w:rPr>
          <w:rFonts w:ascii="Times New Roman" w:hAnsi="Times New Roman" w:cs="Times New Roman"/>
          <w:szCs w:val="24"/>
        </w:rPr>
        <w:t>“</w:t>
      </w:r>
      <w:r w:rsidRPr="00B43077">
        <w:rPr>
          <w:rFonts w:ascii="Times New Roman" w:hAnsi="Times New Roman" w:cs="Times New Roman"/>
          <w:szCs w:val="24"/>
        </w:rPr>
        <w:t>研发</w:t>
      </w:r>
      <w:r w:rsidRPr="00B43077">
        <w:rPr>
          <w:rFonts w:ascii="Times New Roman" w:hAnsi="Times New Roman" w:cs="Times New Roman"/>
          <w:szCs w:val="24"/>
        </w:rPr>
        <w:t>-</w:t>
      </w:r>
      <w:r w:rsidRPr="00B43077">
        <w:rPr>
          <w:rFonts w:ascii="Times New Roman" w:hAnsi="Times New Roman" w:cs="Times New Roman"/>
          <w:szCs w:val="24"/>
        </w:rPr>
        <w:t>制造</w:t>
      </w:r>
      <w:r w:rsidRPr="00B43077">
        <w:rPr>
          <w:rFonts w:ascii="Times New Roman" w:hAnsi="Times New Roman" w:cs="Times New Roman"/>
          <w:szCs w:val="24"/>
        </w:rPr>
        <w:t>-</w:t>
      </w:r>
      <w:r w:rsidRPr="00B43077">
        <w:rPr>
          <w:rFonts w:ascii="Times New Roman" w:hAnsi="Times New Roman" w:cs="Times New Roman"/>
          <w:szCs w:val="24"/>
        </w:rPr>
        <w:t>销售</w:t>
      </w:r>
      <w:r w:rsidRPr="00B43077">
        <w:rPr>
          <w:rFonts w:ascii="Times New Roman" w:hAnsi="Times New Roman" w:cs="Times New Roman"/>
          <w:szCs w:val="24"/>
        </w:rPr>
        <w:t>-</w:t>
      </w:r>
      <w:r w:rsidRPr="00B43077">
        <w:rPr>
          <w:rFonts w:ascii="Times New Roman" w:hAnsi="Times New Roman" w:cs="Times New Roman"/>
          <w:szCs w:val="24"/>
        </w:rPr>
        <w:t>后市场</w:t>
      </w:r>
      <w:r w:rsidRPr="00B43077">
        <w:rPr>
          <w:rFonts w:ascii="Times New Roman" w:hAnsi="Times New Roman" w:cs="Times New Roman"/>
          <w:szCs w:val="24"/>
        </w:rPr>
        <w:t>”</w:t>
      </w:r>
      <w:r w:rsidRPr="00B43077">
        <w:rPr>
          <w:rFonts w:ascii="Times New Roman" w:hAnsi="Times New Roman" w:cs="Times New Roman"/>
          <w:szCs w:val="24"/>
        </w:rPr>
        <w:t>的完整产业链。</w:t>
      </w:r>
    </w:p>
    <w:p w14:paraId="4BBFCF63" w14:textId="77777777" w:rsidR="0060288C" w:rsidRPr="00B43077" w:rsidRDefault="00C36AD4">
      <w:pPr>
        <w:spacing w:line="360" w:lineRule="auto"/>
        <w:ind w:firstLineChars="200" w:firstLine="480"/>
        <w:rPr>
          <w:rFonts w:ascii="Times New Roman" w:hAnsi="Times New Roman" w:cs="Times New Roman"/>
          <w:szCs w:val="24"/>
        </w:rPr>
      </w:pPr>
      <w:r w:rsidRPr="00B43077">
        <w:rPr>
          <w:rFonts w:ascii="Times New Roman" w:hAnsi="Times New Roman" w:cs="Times New Roman"/>
          <w:szCs w:val="24"/>
        </w:rPr>
        <w:t>宝能汽车有限公司拥有几大生产基地和研究院，其中广州新能源汽车产业园位于黄浦区中新知识城九龙大道西侧，项目规划用地</w:t>
      </w:r>
      <w:r w:rsidRPr="00B43077">
        <w:rPr>
          <w:rFonts w:ascii="Times New Roman" w:hAnsi="Times New Roman" w:cs="Times New Roman"/>
          <w:szCs w:val="24"/>
        </w:rPr>
        <w:t>3.29</w:t>
      </w:r>
      <w:r w:rsidRPr="00B43077">
        <w:rPr>
          <w:rFonts w:ascii="Times New Roman" w:hAnsi="Times New Roman" w:cs="Times New Roman"/>
          <w:szCs w:val="24"/>
        </w:rPr>
        <w:t>平方公里，投资总额达</w:t>
      </w:r>
      <w:r w:rsidRPr="00B43077">
        <w:rPr>
          <w:rFonts w:ascii="Times New Roman" w:hAnsi="Times New Roman" w:cs="Times New Roman"/>
          <w:szCs w:val="24"/>
        </w:rPr>
        <w:t>300</w:t>
      </w:r>
      <w:r w:rsidRPr="00B43077">
        <w:rPr>
          <w:rFonts w:ascii="Times New Roman" w:hAnsi="Times New Roman" w:cs="Times New Roman"/>
          <w:szCs w:val="24"/>
        </w:rPr>
        <w:t>亿，规划产能每年</w:t>
      </w:r>
      <w:r w:rsidRPr="00B43077">
        <w:rPr>
          <w:rFonts w:ascii="Times New Roman" w:hAnsi="Times New Roman" w:cs="Times New Roman"/>
          <w:szCs w:val="24"/>
        </w:rPr>
        <w:t>50</w:t>
      </w:r>
      <w:r w:rsidRPr="00B43077">
        <w:rPr>
          <w:rFonts w:ascii="Times New Roman" w:hAnsi="Times New Roman" w:cs="Times New Roman"/>
          <w:szCs w:val="24"/>
        </w:rPr>
        <w:t>万台，预计</w:t>
      </w:r>
      <w:r w:rsidRPr="00B43077">
        <w:rPr>
          <w:rFonts w:ascii="Times New Roman" w:hAnsi="Times New Roman" w:cs="Times New Roman"/>
          <w:szCs w:val="24"/>
        </w:rPr>
        <w:t>2021</w:t>
      </w:r>
      <w:r w:rsidRPr="00B43077">
        <w:rPr>
          <w:rFonts w:ascii="Times New Roman" w:hAnsi="Times New Roman" w:cs="Times New Roman"/>
          <w:szCs w:val="24"/>
        </w:rPr>
        <w:t>年开始投产。</w:t>
      </w:r>
    </w:p>
    <w:p w14:paraId="1883ED85" w14:textId="77777777" w:rsidR="0060288C" w:rsidRPr="00B43077" w:rsidRDefault="00C36AD4">
      <w:pPr>
        <w:spacing w:line="360" w:lineRule="auto"/>
        <w:ind w:firstLineChars="200" w:firstLine="480"/>
        <w:rPr>
          <w:rFonts w:ascii="Times New Roman" w:hAnsi="Times New Roman" w:cs="Times New Roman"/>
          <w:szCs w:val="24"/>
        </w:rPr>
      </w:pPr>
      <w:r w:rsidRPr="00C82DA9">
        <w:rPr>
          <w:rFonts w:ascii="Times New Roman" w:hAnsi="Times New Roman" w:cs="Times New Roman"/>
          <w:szCs w:val="24"/>
        </w:rPr>
        <w:t>宝能汽车广州研究院是宝能汽车</w:t>
      </w:r>
      <w:r w:rsidRPr="00C82DA9">
        <w:rPr>
          <w:rFonts w:ascii="Times New Roman" w:hAnsi="Times New Roman" w:cs="Times New Roman"/>
          <w:szCs w:val="24"/>
        </w:rPr>
        <w:t>R&amp;D</w:t>
      </w:r>
      <w:r w:rsidRPr="00C82DA9">
        <w:rPr>
          <w:rFonts w:ascii="Times New Roman" w:hAnsi="Times New Roman" w:cs="Times New Roman"/>
          <w:szCs w:val="24"/>
        </w:rPr>
        <w:t>体系的重要组成部分，负责中高端纯电动平台车型的研究与开发，开发车型服务于广州宝能汽车产业基地。广州基地主要布局中高端新能源汽车，打造高性能、高品质、低成本的</w:t>
      </w:r>
      <w:r w:rsidRPr="00C82DA9">
        <w:rPr>
          <w:rFonts w:ascii="Times New Roman" w:hAnsi="Times New Roman" w:cs="Times New Roman"/>
          <w:szCs w:val="24"/>
        </w:rPr>
        <w:t>G1</w:t>
      </w:r>
      <w:r w:rsidRPr="00C82DA9">
        <w:rPr>
          <w:rFonts w:ascii="Times New Roman" w:hAnsi="Times New Roman" w:cs="Times New Roman"/>
          <w:szCs w:val="24"/>
        </w:rPr>
        <w:t>电动专属平台，</w:t>
      </w:r>
      <w:r w:rsidRPr="00C82DA9">
        <w:rPr>
          <w:rFonts w:ascii="Times New Roman" w:hAnsi="Times New Roman" w:cs="Times New Roman"/>
          <w:szCs w:val="24"/>
        </w:rPr>
        <w:t>G1</w:t>
      </w:r>
      <w:r w:rsidRPr="00C82DA9">
        <w:rPr>
          <w:rFonts w:ascii="Times New Roman" w:hAnsi="Times New Roman" w:cs="Times New Roman"/>
          <w:szCs w:val="24"/>
        </w:rPr>
        <w:t>平台在</w:t>
      </w:r>
      <w:r w:rsidRPr="00C82DA9">
        <w:rPr>
          <w:rFonts w:ascii="Times New Roman" w:hAnsi="Times New Roman" w:cs="Times New Roman"/>
          <w:szCs w:val="24"/>
        </w:rPr>
        <w:t>5</w:t>
      </w:r>
      <w:r w:rsidRPr="00C82DA9">
        <w:rPr>
          <w:rFonts w:ascii="Times New Roman" w:hAnsi="Times New Roman" w:cs="Times New Roman"/>
          <w:szCs w:val="24"/>
        </w:rPr>
        <w:t>年内拟开发</w:t>
      </w:r>
      <w:r w:rsidRPr="00C82DA9">
        <w:rPr>
          <w:rFonts w:ascii="Times New Roman" w:hAnsi="Times New Roman" w:cs="Times New Roman"/>
          <w:szCs w:val="24"/>
        </w:rPr>
        <w:t>6</w:t>
      </w:r>
      <w:r w:rsidRPr="00C82DA9">
        <w:rPr>
          <w:rFonts w:ascii="Times New Roman" w:hAnsi="Times New Roman" w:cs="Times New Roman"/>
          <w:szCs w:val="24"/>
        </w:rPr>
        <w:t>款产品：</w:t>
      </w:r>
      <w:r w:rsidRPr="00C82DA9">
        <w:rPr>
          <w:rFonts w:ascii="Times New Roman" w:hAnsi="Times New Roman" w:cs="Times New Roman"/>
          <w:szCs w:val="24"/>
        </w:rPr>
        <w:t xml:space="preserve">2 </w:t>
      </w:r>
      <w:r w:rsidRPr="00C82DA9">
        <w:rPr>
          <w:rFonts w:ascii="Times New Roman" w:hAnsi="Times New Roman" w:cs="Times New Roman"/>
          <w:szCs w:val="24"/>
        </w:rPr>
        <w:t>款轿车（</w:t>
      </w:r>
      <w:r w:rsidRPr="00C82DA9">
        <w:rPr>
          <w:rFonts w:ascii="Times New Roman" w:hAnsi="Times New Roman" w:cs="Times New Roman"/>
          <w:szCs w:val="24"/>
        </w:rPr>
        <w:t xml:space="preserve">A+ </w:t>
      </w:r>
      <w:r w:rsidRPr="00C82DA9">
        <w:rPr>
          <w:rFonts w:ascii="Times New Roman" w:hAnsi="Times New Roman" w:cs="Times New Roman"/>
          <w:szCs w:val="24"/>
        </w:rPr>
        <w:t>级</w:t>
      </w:r>
      <w:r w:rsidRPr="00C82DA9">
        <w:rPr>
          <w:rFonts w:ascii="Times New Roman" w:hAnsi="Times New Roman" w:cs="Times New Roman"/>
          <w:szCs w:val="24"/>
        </w:rPr>
        <w:t>GS16</w:t>
      </w:r>
      <w:r w:rsidRPr="00C82DA9">
        <w:rPr>
          <w:rFonts w:ascii="Times New Roman" w:hAnsi="Times New Roman" w:cs="Times New Roman"/>
          <w:szCs w:val="24"/>
        </w:rPr>
        <w:t>，</w:t>
      </w:r>
      <w:r w:rsidRPr="00C82DA9">
        <w:rPr>
          <w:rFonts w:ascii="Times New Roman" w:hAnsi="Times New Roman" w:cs="Times New Roman"/>
          <w:szCs w:val="24"/>
        </w:rPr>
        <w:t>B</w:t>
      </w:r>
      <w:r w:rsidRPr="00C82DA9">
        <w:rPr>
          <w:rFonts w:ascii="Times New Roman" w:hAnsi="Times New Roman" w:cs="Times New Roman"/>
          <w:szCs w:val="24"/>
        </w:rPr>
        <w:t>级</w:t>
      </w:r>
      <w:r w:rsidRPr="00C82DA9">
        <w:rPr>
          <w:rFonts w:ascii="Times New Roman" w:hAnsi="Times New Roman" w:cs="Times New Roman"/>
          <w:szCs w:val="24"/>
        </w:rPr>
        <w:t>GS18</w:t>
      </w:r>
      <w:r w:rsidRPr="00C82DA9">
        <w:rPr>
          <w:rFonts w:ascii="Times New Roman" w:hAnsi="Times New Roman" w:cs="Times New Roman"/>
          <w:szCs w:val="24"/>
        </w:rPr>
        <w:t>），</w:t>
      </w:r>
      <w:r w:rsidRPr="00C82DA9">
        <w:rPr>
          <w:rFonts w:ascii="Times New Roman" w:hAnsi="Times New Roman" w:cs="Times New Roman"/>
          <w:szCs w:val="24"/>
        </w:rPr>
        <w:t>3</w:t>
      </w:r>
      <w:r w:rsidRPr="00C82DA9">
        <w:rPr>
          <w:rFonts w:ascii="Times New Roman" w:hAnsi="Times New Roman" w:cs="Times New Roman"/>
          <w:szCs w:val="24"/>
        </w:rPr>
        <w:t>款</w:t>
      </w:r>
      <w:r w:rsidRPr="00C82DA9">
        <w:rPr>
          <w:rFonts w:ascii="Times New Roman" w:hAnsi="Times New Roman" w:cs="Times New Roman"/>
          <w:szCs w:val="24"/>
        </w:rPr>
        <w:t>SUV</w:t>
      </w:r>
      <w:r w:rsidRPr="00C82DA9">
        <w:rPr>
          <w:rFonts w:ascii="Times New Roman" w:hAnsi="Times New Roman" w:cs="Times New Roman"/>
          <w:szCs w:val="24"/>
        </w:rPr>
        <w:t>（</w:t>
      </w:r>
      <w:r w:rsidRPr="00C82DA9">
        <w:rPr>
          <w:rFonts w:ascii="Times New Roman" w:hAnsi="Times New Roman" w:cs="Times New Roman"/>
          <w:szCs w:val="24"/>
        </w:rPr>
        <w:t>A0+</w:t>
      </w:r>
      <w:r w:rsidRPr="00C82DA9">
        <w:rPr>
          <w:rFonts w:ascii="Times New Roman" w:hAnsi="Times New Roman" w:cs="Times New Roman"/>
          <w:szCs w:val="24"/>
        </w:rPr>
        <w:t>级</w:t>
      </w:r>
      <w:r w:rsidRPr="00C82DA9">
        <w:rPr>
          <w:rFonts w:ascii="Times New Roman" w:hAnsi="Times New Roman" w:cs="Times New Roman"/>
          <w:szCs w:val="24"/>
        </w:rPr>
        <w:t>GX14 / A+</w:t>
      </w:r>
      <w:r w:rsidRPr="00C82DA9">
        <w:rPr>
          <w:rFonts w:ascii="Times New Roman" w:hAnsi="Times New Roman" w:cs="Times New Roman"/>
          <w:szCs w:val="24"/>
        </w:rPr>
        <w:t>级</w:t>
      </w:r>
      <w:r w:rsidRPr="00C82DA9">
        <w:rPr>
          <w:rFonts w:ascii="Times New Roman" w:hAnsi="Times New Roman" w:cs="Times New Roman"/>
          <w:szCs w:val="24"/>
        </w:rPr>
        <w:t>GX16 / B</w:t>
      </w:r>
      <w:r w:rsidRPr="00C82DA9">
        <w:rPr>
          <w:rFonts w:ascii="Times New Roman" w:hAnsi="Times New Roman" w:cs="Times New Roman"/>
          <w:szCs w:val="24"/>
        </w:rPr>
        <w:t>级</w:t>
      </w:r>
      <w:r w:rsidRPr="00C82DA9">
        <w:rPr>
          <w:rFonts w:ascii="Times New Roman" w:hAnsi="Times New Roman" w:cs="Times New Roman"/>
          <w:szCs w:val="24"/>
        </w:rPr>
        <w:t>GX18</w:t>
      </w:r>
      <w:r w:rsidRPr="00C82DA9">
        <w:rPr>
          <w:rFonts w:ascii="Times New Roman" w:hAnsi="Times New Roman" w:cs="Times New Roman"/>
          <w:szCs w:val="24"/>
        </w:rPr>
        <w:t>），</w:t>
      </w:r>
      <w:r w:rsidRPr="00C82DA9">
        <w:rPr>
          <w:rFonts w:ascii="Times New Roman" w:hAnsi="Times New Roman" w:cs="Times New Roman"/>
          <w:szCs w:val="24"/>
        </w:rPr>
        <w:t xml:space="preserve">1 </w:t>
      </w:r>
      <w:r w:rsidRPr="00C82DA9">
        <w:rPr>
          <w:rFonts w:ascii="Times New Roman" w:hAnsi="Times New Roman" w:cs="Times New Roman"/>
          <w:szCs w:val="24"/>
        </w:rPr>
        <w:t>款</w:t>
      </w:r>
      <w:r w:rsidRPr="00C82DA9">
        <w:rPr>
          <w:rFonts w:ascii="Times New Roman" w:hAnsi="Times New Roman" w:cs="Times New Roman"/>
          <w:szCs w:val="24"/>
        </w:rPr>
        <w:t>MPV</w:t>
      </w:r>
      <w:r w:rsidRPr="00C82DA9">
        <w:rPr>
          <w:rFonts w:ascii="Times New Roman" w:hAnsi="Times New Roman" w:cs="Times New Roman"/>
          <w:szCs w:val="24"/>
        </w:rPr>
        <w:t>（</w:t>
      </w:r>
      <w:r w:rsidRPr="00C82DA9">
        <w:rPr>
          <w:rFonts w:ascii="Times New Roman" w:hAnsi="Times New Roman" w:cs="Times New Roman"/>
          <w:szCs w:val="24"/>
        </w:rPr>
        <w:t>A+</w:t>
      </w:r>
      <w:r w:rsidRPr="00C82DA9">
        <w:rPr>
          <w:rFonts w:ascii="Times New Roman" w:hAnsi="Times New Roman" w:cs="Times New Roman"/>
          <w:szCs w:val="24"/>
        </w:rPr>
        <w:t>级</w:t>
      </w:r>
      <w:r w:rsidRPr="00C82DA9">
        <w:rPr>
          <w:rFonts w:ascii="Times New Roman" w:hAnsi="Times New Roman" w:cs="Times New Roman"/>
          <w:szCs w:val="24"/>
        </w:rPr>
        <w:t>GM17</w:t>
      </w:r>
      <w:r w:rsidRPr="00C82DA9">
        <w:rPr>
          <w:rFonts w:ascii="Times New Roman" w:hAnsi="Times New Roman" w:cs="Times New Roman"/>
          <w:szCs w:val="24"/>
        </w:rPr>
        <w:t>）。针对</w:t>
      </w:r>
      <w:r w:rsidRPr="00C82DA9">
        <w:rPr>
          <w:rFonts w:ascii="Times New Roman" w:hAnsi="Times New Roman" w:cs="Times New Roman"/>
          <w:szCs w:val="24"/>
        </w:rPr>
        <w:t>G1</w:t>
      </w:r>
      <w:r w:rsidRPr="00C82DA9">
        <w:rPr>
          <w:rFonts w:ascii="Times New Roman" w:hAnsi="Times New Roman" w:cs="Times New Roman"/>
          <w:szCs w:val="24"/>
        </w:rPr>
        <w:t>平台首款量产车型</w:t>
      </w:r>
      <w:r w:rsidRPr="00C82DA9">
        <w:rPr>
          <w:rFonts w:ascii="Times New Roman" w:hAnsi="Times New Roman" w:cs="Times New Roman"/>
          <w:szCs w:val="24"/>
        </w:rPr>
        <w:t>GX16</w:t>
      </w:r>
      <w:r w:rsidRPr="00C82DA9">
        <w:rPr>
          <w:rFonts w:ascii="Times New Roman" w:hAnsi="Times New Roman" w:cs="Times New Roman"/>
          <w:szCs w:val="24"/>
        </w:rPr>
        <w:t>的</w:t>
      </w:r>
      <w:r w:rsidRPr="00C82DA9">
        <w:rPr>
          <w:rFonts w:ascii="Times New Roman" w:hAnsi="Times New Roman" w:cs="Times New Roman"/>
          <w:szCs w:val="24"/>
        </w:rPr>
        <w:t>SOP</w:t>
      </w:r>
      <w:r w:rsidRPr="00C82DA9">
        <w:rPr>
          <w:rFonts w:ascii="Times New Roman" w:hAnsi="Times New Roman" w:cs="Times New Roman"/>
          <w:szCs w:val="24"/>
        </w:rPr>
        <w:t>为</w:t>
      </w:r>
      <w:r w:rsidRPr="00C82DA9">
        <w:rPr>
          <w:rFonts w:ascii="Times New Roman" w:hAnsi="Times New Roman" w:cs="Times New Roman"/>
          <w:szCs w:val="24"/>
        </w:rPr>
        <w:t>2021.12</w:t>
      </w:r>
      <w:r w:rsidRPr="00B43077">
        <w:rPr>
          <w:rFonts w:ascii="Times New Roman" w:hAnsi="Times New Roman" w:cs="Times New Roman"/>
          <w:szCs w:val="24"/>
        </w:rPr>
        <w:t>。</w:t>
      </w:r>
    </w:p>
    <w:p w14:paraId="183BD804" w14:textId="56587395" w:rsidR="00B553CE" w:rsidRPr="00B43077" w:rsidRDefault="00B553CE" w:rsidP="00B553CE">
      <w:pPr>
        <w:spacing w:line="360" w:lineRule="auto"/>
        <w:ind w:firstLineChars="200" w:firstLine="480"/>
        <w:rPr>
          <w:rFonts w:ascii="Times New Roman" w:hAnsi="Times New Roman" w:cs="Times New Roman"/>
          <w:szCs w:val="24"/>
        </w:rPr>
      </w:pPr>
      <w:r w:rsidRPr="00B43077">
        <w:rPr>
          <w:rFonts w:ascii="Times New Roman" w:hAnsi="Times New Roman" w:cs="Times New Roman"/>
          <w:szCs w:val="24"/>
        </w:rPr>
        <w:t>随着汽车越来越智能化，电子模块和软件技术在整车上的应用程度也越来越高，为了提升对宝能汽车车主的服务质量，改善驾乘体验，研究总院智能网联研究院规划开发</w:t>
      </w:r>
      <w:r w:rsidR="003A1D3F" w:rsidRPr="00B43077">
        <w:rPr>
          <w:rFonts w:ascii="Times New Roman" w:hAnsi="Times New Roman" w:cs="Times New Roman"/>
          <w:szCs w:val="24"/>
        </w:rPr>
        <w:t>蓝牙钥匙功能</w:t>
      </w:r>
      <w:r w:rsidRPr="00B43077">
        <w:rPr>
          <w:rFonts w:ascii="Times New Roman" w:hAnsi="Times New Roman" w:cs="Times New Roman"/>
          <w:szCs w:val="24"/>
        </w:rPr>
        <w:t>，</w:t>
      </w:r>
      <w:r w:rsidR="003A1D3F" w:rsidRPr="00B43077">
        <w:rPr>
          <w:rFonts w:ascii="Times New Roman" w:hAnsi="Times New Roman" w:cs="Times New Roman"/>
          <w:szCs w:val="24"/>
        </w:rPr>
        <w:t>通过蓝牙钥匙</w:t>
      </w:r>
      <w:r w:rsidRPr="00B43077">
        <w:rPr>
          <w:rFonts w:ascii="Times New Roman" w:hAnsi="Times New Roman" w:cs="Times New Roman"/>
          <w:szCs w:val="24"/>
        </w:rPr>
        <w:t>，</w:t>
      </w:r>
      <w:r w:rsidR="003A1D3F" w:rsidRPr="00B43077">
        <w:rPr>
          <w:rFonts w:ascii="Times New Roman" w:hAnsi="Times New Roman" w:cs="Times New Roman"/>
          <w:szCs w:val="24"/>
        </w:rPr>
        <w:t>用户可在无钥匙</w:t>
      </w:r>
      <w:r w:rsidR="00EE1CB7">
        <w:rPr>
          <w:rFonts w:ascii="Times New Roman" w:hAnsi="Times New Roman" w:cs="Times New Roman" w:hint="eastAsia"/>
          <w:szCs w:val="24"/>
        </w:rPr>
        <w:t>及无网络</w:t>
      </w:r>
      <w:r w:rsidR="003A1D3F" w:rsidRPr="00B43077">
        <w:rPr>
          <w:rFonts w:ascii="Times New Roman" w:hAnsi="Times New Roman" w:cs="Times New Roman"/>
          <w:szCs w:val="24"/>
        </w:rPr>
        <w:t>的情况下，使用手机等智能设备实现对车辆的解锁和近程控制。蓝牙钥匙将</w:t>
      </w:r>
      <w:r w:rsidRPr="00B43077">
        <w:rPr>
          <w:rFonts w:ascii="Times New Roman" w:hAnsi="Times New Roman" w:cs="Times New Roman"/>
          <w:szCs w:val="24"/>
        </w:rPr>
        <w:t>应用到宝能汽车全系车型。</w:t>
      </w:r>
      <w:r w:rsidRPr="00B43077">
        <w:rPr>
          <w:rFonts w:ascii="Times New Roman" w:hAnsi="Times New Roman" w:cs="Times New Roman"/>
          <w:szCs w:val="24"/>
        </w:rPr>
        <w:t xml:space="preserve"> </w:t>
      </w:r>
    </w:p>
    <w:p w14:paraId="4ADADCFB" w14:textId="0C4D1E74" w:rsidR="0060288C" w:rsidRPr="00B43077" w:rsidRDefault="00B553CE" w:rsidP="00B553CE">
      <w:pPr>
        <w:spacing w:line="360" w:lineRule="auto"/>
        <w:ind w:firstLineChars="200" w:firstLine="480"/>
        <w:rPr>
          <w:rFonts w:ascii="Times New Roman" w:hAnsi="Times New Roman" w:cs="Times New Roman"/>
          <w:szCs w:val="24"/>
        </w:rPr>
      </w:pPr>
      <w:r w:rsidRPr="00B43077">
        <w:rPr>
          <w:rFonts w:ascii="Times New Roman" w:hAnsi="Times New Roman" w:cs="Times New Roman"/>
          <w:szCs w:val="24"/>
        </w:rPr>
        <w:t>本文档描述了</w:t>
      </w:r>
      <w:r w:rsidR="003A1D3F" w:rsidRPr="00B43077">
        <w:rPr>
          <w:rFonts w:ascii="Times New Roman" w:hAnsi="Times New Roman" w:cs="Times New Roman"/>
          <w:szCs w:val="24"/>
        </w:rPr>
        <w:t>蓝牙钥匙</w:t>
      </w:r>
      <w:r w:rsidRPr="00B43077">
        <w:rPr>
          <w:rFonts w:ascii="Times New Roman" w:hAnsi="Times New Roman" w:cs="Times New Roman"/>
          <w:szCs w:val="24"/>
        </w:rPr>
        <w:t>的产品</w:t>
      </w:r>
      <w:r w:rsidR="00555495" w:rsidRPr="00B43077">
        <w:rPr>
          <w:rFonts w:ascii="Times New Roman" w:hAnsi="Times New Roman" w:cs="Times New Roman"/>
          <w:szCs w:val="24"/>
        </w:rPr>
        <w:t>功能需求</w:t>
      </w:r>
      <w:r w:rsidRPr="00B43077">
        <w:rPr>
          <w:rFonts w:ascii="Times New Roman" w:hAnsi="Times New Roman" w:cs="Times New Roman"/>
          <w:szCs w:val="24"/>
        </w:rPr>
        <w:t>，仅作为</w:t>
      </w:r>
      <w:r w:rsidR="003A1D3F" w:rsidRPr="00B43077">
        <w:rPr>
          <w:rFonts w:ascii="Times New Roman" w:hAnsi="Times New Roman" w:cs="Times New Roman"/>
          <w:szCs w:val="24"/>
        </w:rPr>
        <w:t>蓝牙钥匙</w:t>
      </w:r>
      <w:r w:rsidRPr="00B43077">
        <w:rPr>
          <w:rFonts w:ascii="Times New Roman" w:hAnsi="Times New Roman" w:cs="Times New Roman"/>
          <w:szCs w:val="24"/>
        </w:rPr>
        <w:t>项目负责人与</w:t>
      </w:r>
      <w:r w:rsidR="00555495" w:rsidRPr="00B43077">
        <w:rPr>
          <w:rFonts w:ascii="Times New Roman" w:hAnsi="Times New Roman" w:cs="Times New Roman"/>
          <w:szCs w:val="24"/>
        </w:rPr>
        <w:t>研发</w:t>
      </w:r>
      <w:r w:rsidR="00141E85" w:rsidRPr="00B43077">
        <w:rPr>
          <w:rFonts w:ascii="Times New Roman" w:hAnsi="Times New Roman" w:cs="Times New Roman"/>
          <w:szCs w:val="24"/>
        </w:rPr>
        <w:t>人员</w:t>
      </w:r>
      <w:r w:rsidR="00555495" w:rsidRPr="00B43077">
        <w:rPr>
          <w:rFonts w:ascii="Times New Roman" w:hAnsi="Times New Roman" w:cs="Times New Roman"/>
          <w:szCs w:val="24"/>
        </w:rPr>
        <w:t>参考</w:t>
      </w:r>
      <w:r w:rsidR="00C36AD4" w:rsidRPr="00B43077">
        <w:rPr>
          <w:rFonts w:ascii="Times New Roman" w:hAnsi="Times New Roman" w:cs="Times New Roman"/>
          <w:szCs w:val="24"/>
        </w:rPr>
        <w:t>。</w:t>
      </w:r>
    </w:p>
    <w:p w14:paraId="495C669E" w14:textId="77777777" w:rsidR="0060288C" w:rsidRPr="00AB099A" w:rsidRDefault="00C36AD4" w:rsidP="0059778B">
      <w:pPr>
        <w:pStyle w:val="2"/>
        <w:rPr>
          <w:rFonts w:ascii="Times New Roman" w:eastAsia="宋体" w:hAnsi="Times New Roman" w:cs="Times New Roman"/>
          <w:i w:val="0"/>
          <w:iCs w:val="0"/>
          <w:sz w:val="32"/>
          <w:szCs w:val="32"/>
          <w:lang w:eastAsia="de-DE"/>
        </w:rPr>
      </w:pPr>
      <w:bookmarkStart w:id="23" w:name="_Toc39649704"/>
      <w:r w:rsidRPr="00AB099A">
        <w:rPr>
          <w:rFonts w:ascii="Times New Roman" w:eastAsia="宋体" w:hAnsi="Times New Roman" w:cs="Times New Roman"/>
          <w:i w:val="0"/>
          <w:iCs w:val="0"/>
          <w:sz w:val="32"/>
          <w:szCs w:val="32"/>
        </w:rPr>
        <w:lastRenderedPageBreak/>
        <w:t>产品定位</w:t>
      </w:r>
      <w:bookmarkEnd w:id="23"/>
    </w:p>
    <w:p w14:paraId="3541DD37" w14:textId="1A653B1B" w:rsidR="007F4CCD" w:rsidRPr="00B43077" w:rsidRDefault="00A802F1" w:rsidP="007F4CCD">
      <w:pPr>
        <w:spacing w:line="360" w:lineRule="auto"/>
        <w:ind w:firstLineChars="200" w:firstLine="480"/>
        <w:rPr>
          <w:rFonts w:ascii="Times New Roman" w:hAnsi="Times New Roman" w:cs="Times New Roman"/>
          <w:szCs w:val="24"/>
        </w:rPr>
      </w:pPr>
      <w:r w:rsidRPr="00B43077">
        <w:rPr>
          <w:rFonts w:ascii="Times New Roman" w:hAnsi="Times New Roman" w:cs="Times New Roman"/>
          <w:szCs w:val="24"/>
        </w:rPr>
        <w:t>智能手机已经成为人们生活</w:t>
      </w:r>
      <w:r w:rsidR="00A850AF" w:rsidRPr="00B43077">
        <w:rPr>
          <w:rFonts w:ascii="Times New Roman" w:hAnsi="Times New Roman" w:cs="Times New Roman"/>
          <w:szCs w:val="24"/>
        </w:rPr>
        <w:t>中</w:t>
      </w:r>
      <w:r w:rsidRPr="00B43077">
        <w:rPr>
          <w:rFonts w:ascii="Times New Roman" w:hAnsi="Times New Roman" w:cs="Times New Roman"/>
          <w:szCs w:val="24"/>
        </w:rPr>
        <w:t>依耐</w:t>
      </w:r>
      <w:r w:rsidR="00A850AF" w:rsidRPr="00B43077">
        <w:rPr>
          <w:rFonts w:ascii="Times New Roman" w:hAnsi="Times New Roman" w:cs="Times New Roman"/>
          <w:szCs w:val="24"/>
        </w:rPr>
        <w:t>度</w:t>
      </w:r>
      <w:r w:rsidRPr="00B43077">
        <w:rPr>
          <w:rFonts w:ascii="Times New Roman" w:hAnsi="Times New Roman" w:cs="Times New Roman"/>
          <w:szCs w:val="24"/>
        </w:rPr>
        <w:t>最高的</w:t>
      </w:r>
      <w:r w:rsidR="00A850AF" w:rsidRPr="00B43077">
        <w:rPr>
          <w:rFonts w:ascii="Times New Roman" w:hAnsi="Times New Roman" w:cs="Times New Roman"/>
          <w:szCs w:val="24"/>
        </w:rPr>
        <w:t>移动</w:t>
      </w:r>
      <w:r w:rsidRPr="00B43077">
        <w:rPr>
          <w:rFonts w:ascii="Times New Roman" w:hAnsi="Times New Roman" w:cs="Times New Roman"/>
          <w:szCs w:val="24"/>
        </w:rPr>
        <w:t>智能设备</w:t>
      </w:r>
      <w:r w:rsidR="007F5BED" w:rsidRPr="00B43077">
        <w:rPr>
          <w:rFonts w:ascii="Times New Roman" w:hAnsi="Times New Roman" w:cs="Times New Roman"/>
          <w:szCs w:val="24"/>
        </w:rPr>
        <w:t>，</w:t>
      </w:r>
      <w:r w:rsidR="007F4CCD" w:rsidRPr="00B43077">
        <w:rPr>
          <w:rFonts w:ascii="Times New Roman" w:hAnsi="Times New Roman" w:cs="Times New Roman"/>
          <w:szCs w:val="24"/>
        </w:rPr>
        <w:t>将数字钥匙与手机绑定，通过手机</w:t>
      </w:r>
      <w:r w:rsidR="007F4CCD" w:rsidRPr="00B43077">
        <w:rPr>
          <w:rFonts w:ascii="Times New Roman" w:hAnsi="Times New Roman" w:cs="Times New Roman"/>
          <w:szCs w:val="24"/>
        </w:rPr>
        <w:t>APP</w:t>
      </w:r>
      <w:r w:rsidR="007F4CCD" w:rsidRPr="00B43077">
        <w:rPr>
          <w:rFonts w:ascii="Times New Roman" w:hAnsi="Times New Roman" w:cs="Times New Roman"/>
          <w:szCs w:val="24"/>
        </w:rPr>
        <w:t>和蓝牙连接实现对车辆的解锁和控制</w:t>
      </w:r>
      <w:r w:rsidR="00A850AF" w:rsidRPr="00B43077">
        <w:rPr>
          <w:rFonts w:ascii="Times New Roman" w:hAnsi="Times New Roman" w:cs="Times New Roman"/>
          <w:szCs w:val="24"/>
        </w:rPr>
        <w:t>。蓝牙钥匙</w:t>
      </w:r>
      <w:r w:rsidR="00063FB3" w:rsidRPr="00B43077">
        <w:rPr>
          <w:rFonts w:ascii="Times New Roman" w:hAnsi="Times New Roman" w:cs="Times New Roman"/>
          <w:szCs w:val="24"/>
        </w:rPr>
        <w:t>的</w:t>
      </w:r>
      <w:r w:rsidR="007F4CCD" w:rsidRPr="00B43077">
        <w:rPr>
          <w:rFonts w:ascii="Times New Roman" w:hAnsi="Times New Roman" w:cs="Times New Roman"/>
          <w:szCs w:val="24"/>
        </w:rPr>
        <w:t>使用等同与实体钥匙</w:t>
      </w:r>
      <w:r w:rsidR="00063FB3" w:rsidRPr="00B43077">
        <w:rPr>
          <w:rFonts w:ascii="Times New Roman" w:hAnsi="Times New Roman" w:cs="Times New Roman"/>
          <w:szCs w:val="24"/>
        </w:rPr>
        <w:t>，完成安全验证后，根据蓝牙钥匙被授予的权限、有效期，可以进行其被允许的用车操作</w:t>
      </w:r>
      <w:r w:rsidR="007F4CCD" w:rsidRPr="00B43077">
        <w:rPr>
          <w:rFonts w:ascii="Times New Roman" w:hAnsi="Times New Roman" w:cs="Times New Roman"/>
          <w:szCs w:val="24"/>
        </w:rPr>
        <w:t>。</w:t>
      </w:r>
    </w:p>
    <w:p w14:paraId="68A00E83" w14:textId="3AD05CED" w:rsidR="00141E85" w:rsidRPr="00B43077" w:rsidRDefault="00A802F1" w:rsidP="00555495">
      <w:pPr>
        <w:spacing w:line="360" w:lineRule="auto"/>
        <w:ind w:firstLineChars="200" w:firstLine="480"/>
        <w:rPr>
          <w:rFonts w:ascii="Times New Roman" w:hAnsi="Times New Roman" w:cs="Times New Roman"/>
          <w:szCs w:val="24"/>
        </w:rPr>
      </w:pPr>
      <w:r w:rsidRPr="00B43077">
        <w:rPr>
          <w:rFonts w:ascii="Times New Roman" w:hAnsi="Times New Roman" w:cs="Times New Roman"/>
          <w:szCs w:val="24"/>
        </w:rPr>
        <w:t>基于手机</w:t>
      </w:r>
      <w:r w:rsidRPr="00B43077">
        <w:rPr>
          <w:rFonts w:ascii="Times New Roman" w:hAnsi="Times New Roman" w:cs="Times New Roman"/>
          <w:szCs w:val="24"/>
        </w:rPr>
        <w:t>APP</w:t>
      </w:r>
      <w:r w:rsidRPr="00B43077">
        <w:rPr>
          <w:rFonts w:ascii="Times New Roman" w:hAnsi="Times New Roman" w:cs="Times New Roman"/>
          <w:szCs w:val="24"/>
        </w:rPr>
        <w:t>的蓝牙钥匙可让用户外出时无需再专门携带物理钥匙，通过蓝牙钥匙即可体验和物理钥匙相同的功能，</w:t>
      </w:r>
      <w:r w:rsidR="00976FE1" w:rsidRPr="00B43077">
        <w:rPr>
          <w:rFonts w:ascii="Times New Roman" w:hAnsi="Times New Roman" w:cs="Times New Roman"/>
          <w:szCs w:val="24"/>
        </w:rPr>
        <w:t>减少用户出行负担。</w:t>
      </w:r>
      <w:r w:rsidRPr="00B43077">
        <w:rPr>
          <w:rFonts w:ascii="Times New Roman" w:hAnsi="Times New Roman" w:cs="Times New Roman"/>
          <w:szCs w:val="24"/>
        </w:rPr>
        <w:t>同时</w:t>
      </w:r>
      <w:r w:rsidR="00976FE1" w:rsidRPr="00B43077">
        <w:rPr>
          <w:rFonts w:ascii="Times New Roman" w:hAnsi="Times New Roman" w:cs="Times New Roman"/>
          <w:szCs w:val="24"/>
        </w:rPr>
        <w:t>通过数字授权，可解决用户将车辆授权给他人（包括家人、亲友、第三方服务等）使用过程中的钥匙归还、</w:t>
      </w:r>
      <w:r w:rsidR="007F4CCD" w:rsidRPr="00B43077">
        <w:rPr>
          <w:rFonts w:ascii="Times New Roman" w:hAnsi="Times New Roman" w:cs="Times New Roman"/>
          <w:szCs w:val="24"/>
        </w:rPr>
        <w:t>用车管理</w:t>
      </w:r>
      <w:r w:rsidR="00976FE1" w:rsidRPr="00B43077">
        <w:rPr>
          <w:rFonts w:ascii="Times New Roman" w:hAnsi="Times New Roman" w:cs="Times New Roman"/>
          <w:szCs w:val="24"/>
        </w:rPr>
        <w:t>等问题</w:t>
      </w:r>
      <w:r w:rsidR="007F4CCD" w:rsidRPr="00B43077">
        <w:rPr>
          <w:rFonts w:ascii="Times New Roman" w:hAnsi="Times New Roman" w:cs="Times New Roman"/>
          <w:szCs w:val="24"/>
        </w:rPr>
        <w:t>，提升车辆的共享使用体验。</w:t>
      </w:r>
    </w:p>
    <w:p w14:paraId="7AC53597" w14:textId="77777777" w:rsidR="00976FE1" w:rsidRPr="00B43077" w:rsidRDefault="00976FE1" w:rsidP="00555495">
      <w:pPr>
        <w:spacing w:line="360" w:lineRule="auto"/>
        <w:ind w:firstLineChars="200" w:firstLine="480"/>
        <w:rPr>
          <w:rFonts w:ascii="Times New Roman" w:hAnsi="Times New Roman" w:cs="Times New Roman"/>
          <w:szCs w:val="24"/>
        </w:rPr>
      </w:pPr>
    </w:p>
    <w:p w14:paraId="059F3425" w14:textId="77777777" w:rsidR="0060288C" w:rsidRPr="00B43077" w:rsidRDefault="00C36AD4" w:rsidP="0059778B">
      <w:pPr>
        <w:pStyle w:val="2"/>
        <w:rPr>
          <w:rFonts w:ascii="Times New Roman" w:eastAsia="宋体" w:hAnsi="Times New Roman" w:cs="Times New Roman"/>
          <w:i w:val="0"/>
          <w:iCs w:val="0"/>
          <w:sz w:val="32"/>
          <w:szCs w:val="32"/>
          <w:lang w:eastAsia="de-DE"/>
        </w:rPr>
      </w:pPr>
      <w:bookmarkStart w:id="24" w:name="_Toc39649705"/>
      <w:r w:rsidRPr="00B43077">
        <w:rPr>
          <w:rFonts w:ascii="Times New Roman" w:eastAsia="宋体" w:hAnsi="Times New Roman" w:cs="Times New Roman"/>
          <w:i w:val="0"/>
          <w:iCs w:val="0"/>
          <w:sz w:val="32"/>
          <w:szCs w:val="32"/>
        </w:rPr>
        <w:t>产品</w:t>
      </w:r>
      <w:r w:rsidRPr="00B43077">
        <w:rPr>
          <w:rFonts w:ascii="Times New Roman" w:eastAsia="宋体" w:hAnsi="Times New Roman" w:cs="Times New Roman"/>
          <w:i w:val="0"/>
          <w:iCs w:val="0"/>
          <w:sz w:val="32"/>
          <w:szCs w:val="32"/>
          <w:lang w:val="en-US"/>
        </w:rPr>
        <w:t>概述</w:t>
      </w:r>
      <w:bookmarkEnd w:id="24"/>
    </w:p>
    <w:p w14:paraId="390018AD" w14:textId="4C6EAA9E" w:rsidR="00A21247" w:rsidRPr="00B43077" w:rsidRDefault="00A21247" w:rsidP="00555495">
      <w:pPr>
        <w:ind w:firstLine="360"/>
        <w:rPr>
          <w:rFonts w:ascii="Times New Roman" w:hAnsi="Times New Roman" w:cs="Times New Roman"/>
          <w:szCs w:val="24"/>
        </w:rPr>
      </w:pPr>
      <w:r w:rsidRPr="00B43077">
        <w:rPr>
          <w:rFonts w:ascii="Times New Roman" w:hAnsi="Times New Roman" w:cs="Times New Roman"/>
          <w:szCs w:val="24"/>
        </w:rPr>
        <w:t>蓝牙钥匙是通过手机</w:t>
      </w:r>
      <w:r w:rsidRPr="00B43077">
        <w:rPr>
          <w:rFonts w:ascii="Times New Roman" w:hAnsi="Times New Roman" w:cs="Times New Roman"/>
          <w:szCs w:val="24"/>
        </w:rPr>
        <w:t>APP</w:t>
      </w:r>
      <w:r w:rsidRPr="00B43077">
        <w:rPr>
          <w:rFonts w:ascii="Times New Roman" w:hAnsi="Times New Roman" w:cs="Times New Roman"/>
          <w:szCs w:val="24"/>
        </w:rPr>
        <w:t>存储在智能手机上的数字加密钥匙。通过密码学保证的安全通讯协议，来完成汽车对智能手机上的数字钥匙的验证、进而授予持有蓝牙钥匙的手机对汽车的使用权限。</w:t>
      </w:r>
    </w:p>
    <w:p w14:paraId="259BE20C" w14:textId="33336258" w:rsidR="009F475B" w:rsidRPr="00B43077" w:rsidRDefault="009F475B" w:rsidP="00511269">
      <w:pPr>
        <w:ind w:firstLine="360"/>
        <w:rPr>
          <w:rFonts w:ascii="Times New Roman" w:hAnsi="Times New Roman" w:cs="Times New Roman"/>
          <w:szCs w:val="24"/>
        </w:rPr>
      </w:pPr>
      <w:r w:rsidRPr="00B43077">
        <w:rPr>
          <w:rFonts w:ascii="Times New Roman" w:hAnsi="Times New Roman" w:cs="Times New Roman"/>
          <w:szCs w:val="24"/>
        </w:rPr>
        <w:t>蓝牙钥匙的主要业务包括：</w:t>
      </w:r>
      <w:r w:rsidR="0013138A" w:rsidRPr="00B43077">
        <w:rPr>
          <w:rFonts w:ascii="Times New Roman" w:hAnsi="Times New Roman" w:cs="Times New Roman"/>
          <w:szCs w:val="24"/>
        </w:rPr>
        <w:t xml:space="preserve"> </w:t>
      </w:r>
    </w:p>
    <w:p w14:paraId="5A01EA56" w14:textId="2DC1030D" w:rsidR="009F475B" w:rsidRPr="00B43077" w:rsidRDefault="00040575" w:rsidP="002E2CC8">
      <w:pPr>
        <w:pStyle w:val="af5"/>
        <w:numPr>
          <w:ilvl w:val="0"/>
          <w:numId w:val="4"/>
        </w:numPr>
        <w:ind w:firstLineChars="0"/>
        <w:rPr>
          <w:rFonts w:ascii="Times New Roman" w:hAnsi="Times New Roman" w:cs="Times New Roman"/>
          <w:szCs w:val="24"/>
        </w:rPr>
      </w:pPr>
      <w:r w:rsidRPr="00B43077">
        <w:rPr>
          <w:rFonts w:ascii="Times New Roman" w:hAnsi="Times New Roman" w:cs="Times New Roman"/>
          <w:szCs w:val="24"/>
        </w:rPr>
        <w:t>车主</w:t>
      </w:r>
      <w:r w:rsidR="009F475B" w:rsidRPr="00B43077">
        <w:rPr>
          <w:rFonts w:ascii="Times New Roman" w:hAnsi="Times New Roman" w:cs="Times New Roman"/>
          <w:szCs w:val="24"/>
        </w:rPr>
        <w:t>蓝牙钥匙</w:t>
      </w:r>
      <w:r w:rsidRPr="00B43077">
        <w:rPr>
          <w:rFonts w:ascii="Times New Roman" w:hAnsi="Times New Roman" w:cs="Times New Roman"/>
          <w:szCs w:val="24"/>
        </w:rPr>
        <w:t>获取</w:t>
      </w:r>
    </w:p>
    <w:p w14:paraId="6541976B" w14:textId="1AD96459" w:rsidR="009F475B" w:rsidRPr="00B43077" w:rsidRDefault="009F475B" w:rsidP="002E2CC8">
      <w:pPr>
        <w:pStyle w:val="af5"/>
        <w:numPr>
          <w:ilvl w:val="0"/>
          <w:numId w:val="4"/>
        </w:numPr>
        <w:ind w:firstLineChars="0"/>
        <w:rPr>
          <w:rFonts w:ascii="Times New Roman" w:hAnsi="Times New Roman" w:cs="Times New Roman"/>
          <w:szCs w:val="24"/>
        </w:rPr>
      </w:pPr>
      <w:r w:rsidRPr="00B43077">
        <w:rPr>
          <w:rFonts w:ascii="Times New Roman" w:hAnsi="Times New Roman" w:cs="Times New Roman"/>
          <w:szCs w:val="24"/>
        </w:rPr>
        <w:t>蓝牙钥匙授权</w:t>
      </w:r>
    </w:p>
    <w:p w14:paraId="20EB6587" w14:textId="20FD4E9B" w:rsidR="009F475B" w:rsidRPr="00B43077" w:rsidRDefault="009F475B" w:rsidP="002E2CC8">
      <w:pPr>
        <w:pStyle w:val="af5"/>
        <w:numPr>
          <w:ilvl w:val="0"/>
          <w:numId w:val="4"/>
        </w:numPr>
        <w:ind w:firstLineChars="0"/>
        <w:rPr>
          <w:rFonts w:ascii="Times New Roman" w:hAnsi="Times New Roman" w:cs="Times New Roman"/>
          <w:szCs w:val="24"/>
        </w:rPr>
      </w:pPr>
      <w:r w:rsidRPr="00B43077">
        <w:rPr>
          <w:rFonts w:ascii="Times New Roman" w:hAnsi="Times New Roman" w:cs="Times New Roman"/>
          <w:szCs w:val="24"/>
        </w:rPr>
        <w:t>蓝牙钥匙使用</w:t>
      </w:r>
    </w:p>
    <w:p w14:paraId="30BD4EBA" w14:textId="6C30E82C" w:rsidR="009F475B" w:rsidRDefault="009F475B" w:rsidP="002E2CC8">
      <w:pPr>
        <w:pStyle w:val="af5"/>
        <w:numPr>
          <w:ilvl w:val="0"/>
          <w:numId w:val="4"/>
        </w:numPr>
        <w:ind w:firstLineChars="0"/>
        <w:rPr>
          <w:rFonts w:ascii="Times New Roman" w:hAnsi="Times New Roman" w:cs="Times New Roman"/>
          <w:szCs w:val="24"/>
        </w:rPr>
      </w:pPr>
      <w:r w:rsidRPr="00B43077">
        <w:rPr>
          <w:rFonts w:ascii="Times New Roman" w:hAnsi="Times New Roman" w:cs="Times New Roman"/>
          <w:szCs w:val="24"/>
        </w:rPr>
        <w:t>蓝牙钥匙</w:t>
      </w:r>
      <w:r w:rsidR="00EE1CB7">
        <w:rPr>
          <w:rFonts w:ascii="Times New Roman" w:hAnsi="Times New Roman" w:cs="Times New Roman" w:hint="eastAsia"/>
          <w:szCs w:val="24"/>
        </w:rPr>
        <w:t>注销</w:t>
      </w:r>
    </w:p>
    <w:p w14:paraId="2B47D22D" w14:textId="5EE7D843" w:rsidR="00EE1CB7" w:rsidRPr="00B43077" w:rsidRDefault="00EE1CB7" w:rsidP="002E2CC8">
      <w:pPr>
        <w:pStyle w:val="af5"/>
        <w:numPr>
          <w:ilvl w:val="0"/>
          <w:numId w:val="4"/>
        </w:numPr>
        <w:ind w:firstLineChars="0"/>
        <w:rPr>
          <w:rFonts w:ascii="Times New Roman" w:hAnsi="Times New Roman" w:cs="Times New Roman"/>
          <w:szCs w:val="24"/>
        </w:rPr>
      </w:pPr>
      <w:r>
        <w:rPr>
          <w:rFonts w:ascii="Times New Roman" w:hAnsi="Times New Roman" w:cs="Times New Roman" w:hint="eastAsia"/>
          <w:szCs w:val="24"/>
        </w:rPr>
        <w:t>蓝牙钥匙更新</w:t>
      </w:r>
    </w:p>
    <w:p w14:paraId="1021DC55" w14:textId="306E7CBA" w:rsidR="00555495" w:rsidRPr="00B43077" w:rsidRDefault="00555495" w:rsidP="00555495">
      <w:pPr>
        <w:ind w:firstLine="360"/>
        <w:rPr>
          <w:rFonts w:ascii="Times New Roman" w:hAnsi="Times New Roman" w:cs="Times New Roman"/>
          <w:szCs w:val="24"/>
        </w:rPr>
      </w:pPr>
      <w:r w:rsidRPr="00B43077">
        <w:rPr>
          <w:rFonts w:ascii="Times New Roman" w:hAnsi="Times New Roman" w:cs="Times New Roman"/>
          <w:szCs w:val="24"/>
        </w:rPr>
        <w:t>本子系统涉及到的车内外功能组件如下：</w:t>
      </w:r>
      <w:r w:rsidRPr="00B43077">
        <w:rPr>
          <w:rFonts w:ascii="Times New Roman" w:hAnsi="Times New Roman" w:cs="Times New Roman"/>
          <w:szCs w:val="24"/>
        </w:rPr>
        <w:t xml:space="preserve"> </w:t>
      </w:r>
    </w:p>
    <w:p w14:paraId="7E0E6EC9" w14:textId="31476A0E" w:rsidR="00555495" w:rsidRPr="00B43077" w:rsidRDefault="00040575" w:rsidP="002E2CC8">
      <w:pPr>
        <w:pStyle w:val="af5"/>
        <w:numPr>
          <w:ilvl w:val="0"/>
          <w:numId w:val="3"/>
        </w:numPr>
        <w:ind w:firstLineChars="0"/>
        <w:rPr>
          <w:rFonts w:ascii="Times New Roman" w:hAnsi="Times New Roman" w:cs="Times New Roman"/>
          <w:szCs w:val="24"/>
        </w:rPr>
      </w:pPr>
      <w:r w:rsidRPr="00B43077">
        <w:rPr>
          <w:rFonts w:ascii="Times New Roman" w:hAnsi="Times New Roman" w:cs="Times New Roman"/>
          <w:szCs w:val="24"/>
        </w:rPr>
        <w:t>PKI</w:t>
      </w:r>
      <w:r w:rsidRPr="00B43077">
        <w:rPr>
          <w:rFonts w:ascii="Times New Roman" w:hAnsi="Times New Roman" w:cs="Times New Roman"/>
          <w:szCs w:val="24"/>
        </w:rPr>
        <w:t>服务</w:t>
      </w:r>
      <w:r w:rsidR="00555495" w:rsidRPr="00B43077">
        <w:rPr>
          <w:rFonts w:ascii="Times New Roman" w:hAnsi="Times New Roman" w:cs="Times New Roman"/>
          <w:szCs w:val="24"/>
        </w:rPr>
        <w:t>；</w:t>
      </w:r>
      <w:r w:rsidR="00555495" w:rsidRPr="00B43077">
        <w:rPr>
          <w:rFonts w:ascii="Times New Roman" w:hAnsi="Times New Roman" w:cs="Times New Roman"/>
          <w:szCs w:val="24"/>
        </w:rPr>
        <w:t xml:space="preserve"> </w:t>
      </w:r>
    </w:p>
    <w:p w14:paraId="0ABD00EB" w14:textId="4E5137D7" w:rsidR="00555495" w:rsidRPr="00B43077" w:rsidRDefault="00040575" w:rsidP="002E2CC8">
      <w:pPr>
        <w:pStyle w:val="af5"/>
        <w:numPr>
          <w:ilvl w:val="0"/>
          <w:numId w:val="3"/>
        </w:numPr>
        <w:ind w:firstLineChars="0"/>
        <w:rPr>
          <w:rFonts w:ascii="Times New Roman" w:hAnsi="Times New Roman" w:cs="Times New Roman"/>
          <w:szCs w:val="24"/>
        </w:rPr>
      </w:pPr>
      <w:r w:rsidRPr="00B43077">
        <w:rPr>
          <w:rFonts w:ascii="Times New Roman" w:hAnsi="Times New Roman" w:cs="Times New Roman"/>
          <w:szCs w:val="24"/>
        </w:rPr>
        <w:t>TSP</w:t>
      </w:r>
      <w:r w:rsidRPr="00B43077">
        <w:rPr>
          <w:rFonts w:ascii="Times New Roman" w:hAnsi="Times New Roman" w:cs="Times New Roman"/>
          <w:szCs w:val="24"/>
        </w:rPr>
        <w:t>平台</w:t>
      </w:r>
      <w:r w:rsidR="00555495" w:rsidRPr="00B43077">
        <w:rPr>
          <w:rFonts w:ascii="Times New Roman" w:hAnsi="Times New Roman" w:cs="Times New Roman"/>
          <w:szCs w:val="24"/>
        </w:rPr>
        <w:t>；</w:t>
      </w:r>
      <w:r w:rsidR="00555495" w:rsidRPr="00B43077">
        <w:rPr>
          <w:rFonts w:ascii="Times New Roman" w:hAnsi="Times New Roman" w:cs="Times New Roman"/>
          <w:szCs w:val="24"/>
        </w:rPr>
        <w:t xml:space="preserve"> </w:t>
      </w:r>
    </w:p>
    <w:p w14:paraId="0FD9006E" w14:textId="239034F9" w:rsidR="00555495" w:rsidRPr="00B43077" w:rsidRDefault="00040575" w:rsidP="002E2CC8">
      <w:pPr>
        <w:pStyle w:val="af5"/>
        <w:numPr>
          <w:ilvl w:val="0"/>
          <w:numId w:val="3"/>
        </w:numPr>
        <w:ind w:firstLineChars="0"/>
        <w:rPr>
          <w:rFonts w:ascii="Times New Roman" w:hAnsi="Times New Roman" w:cs="Times New Roman"/>
          <w:szCs w:val="24"/>
        </w:rPr>
      </w:pPr>
      <w:r w:rsidRPr="00B43077">
        <w:rPr>
          <w:rFonts w:ascii="Times New Roman" w:hAnsi="Times New Roman" w:cs="Times New Roman"/>
          <w:szCs w:val="24"/>
        </w:rPr>
        <w:t>TBOX</w:t>
      </w:r>
      <w:r w:rsidR="00555495" w:rsidRPr="00B43077">
        <w:rPr>
          <w:rFonts w:ascii="Times New Roman" w:hAnsi="Times New Roman" w:cs="Times New Roman"/>
          <w:szCs w:val="24"/>
        </w:rPr>
        <w:t>；</w:t>
      </w:r>
      <w:r w:rsidR="00555495" w:rsidRPr="00B43077">
        <w:rPr>
          <w:rFonts w:ascii="Times New Roman" w:hAnsi="Times New Roman" w:cs="Times New Roman"/>
          <w:szCs w:val="24"/>
        </w:rPr>
        <w:t xml:space="preserve"> </w:t>
      </w:r>
    </w:p>
    <w:p w14:paraId="12F23343" w14:textId="6E4CFE69" w:rsidR="00555495" w:rsidRPr="00B43077" w:rsidRDefault="00040575" w:rsidP="002E2CC8">
      <w:pPr>
        <w:pStyle w:val="af5"/>
        <w:numPr>
          <w:ilvl w:val="0"/>
          <w:numId w:val="3"/>
        </w:numPr>
        <w:ind w:firstLineChars="0"/>
        <w:rPr>
          <w:rFonts w:ascii="Times New Roman" w:hAnsi="Times New Roman" w:cs="Times New Roman"/>
          <w:szCs w:val="24"/>
        </w:rPr>
      </w:pPr>
      <w:r w:rsidRPr="00B43077">
        <w:rPr>
          <w:rFonts w:ascii="Times New Roman" w:hAnsi="Times New Roman" w:cs="Times New Roman"/>
          <w:szCs w:val="24"/>
        </w:rPr>
        <w:t>蓝牙钥匙模块</w:t>
      </w:r>
      <w:r w:rsidR="00555495" w:rsidRPr="00B43077">
        <w:rPr>
          <w:rFonts w:ascii="Times New Roman" w:hAnsi="Times New Roman" w:cs="Times New Roman"/>
          <w:szCs w:val="24"/>
        </w:rPr>
        <w:t>；</w:t>
      </w:r>
      <w:r w:rsidR="00555495" w:rsidRPr="00B43077">
        <w:rPr>
          <w:rFonts w:ascii="Times New Roman" w:hAnsi="Times New Roman" w:cs="Times New Roman"/>
          <w:szCs w:val="24"/>
        </w:rPr>
        <w:t xml:space="preserve"> </w:t>
      </w:r>
    </w:p>
    <w:p w14:paraId="70A546C3" w14:textId="69306088" w:rsidR="00555495" w:rsidRPr="00B43077" w:rsidRDefault="00744D26" w:rsidP="002E2CC8">
      <w:pPr>
        <w:pStyle w:val="af5"/>
        <w:numPr>
          <w:ilvl w:val="0"/>
          <w:numId w:val="3"/>
        </w:numPr>
        <w:ind w:firstLineChars="0"/>
        <w:rPr>
          <w:rFonts w:ascii="Times New Roman" w:hAnsi="Times New Roman" w:cs="Times New Roman"/>
          <w:szCs w:val="24"/>
        </w:rPr>
      </w:pPr>
      <w:r w:rsidRPr="00B43077">
        <w:rPr>
          <w:rFonts w:ascii="Times New Roman" w:hAnsi="Times New Roman" w:cs="Times New Roman"/>
          <w:szCs w:val="24"/>
        </w:rPr>
        <w:t>手机</w:t>
      </w:r>
      <w:r w:rsidR="00040575" w:rsidRPr="00B43077">
        <w:rPr>
          <w:rFonts w:ascii="Times New Roman" w:hAnsi="Times New Roman" w:cs="Times New Roman"/>
          <w:szCs w:val="24"/>
        </w:rPr>
        <w:t>APP</w:t>
      </w:r>
      <w:r w:rsidR="00555495" w:rsidRPr="00B43077">
        <w:rPr>
          <w:rFonts w:ascii="Times New Roman" w:hAnsi="Times New Roman" w:cs="Times New Roman"/>
          <w:szCs w:val="24"/>
        </w:rPr>
        <w:t>；</w:t>
      </w:r>
      <w:r w:rsidR="00555495" w:rsidRPr="00B43077">
        <w:rPr>
          <w:rFonts w:ascii="Times New Roman" w:hAnsi="Times New Roman" w:cs="Times New Roman"/>
          <w:szCs w:val="24"/>
        </w:rPr>
        <w:t xml:space="preserve"> </w:t>
      </w:r>
    </w:p>
    <w:p w14:paraId="0F98943D" w14:textId="19E304AE" w:rsidR="0090341A" w:rsidRPr="00B43077" w:rsidRDefault="00040575" w:rsidP="002E2CC8">
      <w:pPr>
        <w:pStyle w:val="af5"/>
        <w:numPr>
          <w:ilvl w:val="0"/>
          <w:numId w:val="3"/>
        </w:numPr>
        <w:ind w:firstLineChars="0"/>
        <w:rPr>
          <w:rFonts w:ascii="Times New Roman" w:hAnsi="Times New Roman" w:cs="Times New Roman"/>
          <w:szCs w:val="24"/>
        </w:rPr>
      </w:pPr>
      <w:r w:rsidRPr="00B43077">
        <w:rPr>
          <w:rFonts w:ascii="Times New Roman" w:hAnsi="Times New Roman" w:cs="Times New Roman"/>
          <w:szCs w:val="24"/>
        </w:rPr>
        <w:t>整车其它需实现近程控制功能涉及的</w:t>
      </w:r>
      <w:r w:rsidRPr="00B43077">
        <w:rPr>
          <w:rFonts w:ascii="Times New Roman" w:hAnsi="Times New Roman" w:cs="Times New Roman"/>
          <w:szCs w:val="24"/>
        </w:rPr>
        <w:t>ECU</w:t>
      </w:r>
      <w:r w:rsidR="004C1850" w:rsidRPr="00B43077">
        <w:rPr>
          <w:rFonts w:ascii="Times New Roman" w:hAnsi="Times New Roman" w:cs="Times New Roman"/>
          <w:szCs w:val="24"/>
        </w:rPr>
        <w:t>。</w:t>
      </w:r>
    </w:p>
    <w:p w14:paraId="6B7BA320" w14:textId="77777777" w:rsidR="0090341A" w:rsidRPr="00B43077" w:rsidRDefault="0090341A" w:rsidP="00D347BD">
      <w:pPr>
        <w:pStyle w:val="3"/>
        <w:rPr>
          <w:rFonts w:ascii="Times New Roman" w:eastAsia="宋体" w:hAnsi="Times New Roman" w:cs="Times New Roman"/>
          <w:i/>
          <w:iCs/>
          <w:sz w:val="30"/>
          <w:szCs w:val="30"/>
          <w:lang w:eastAsia="de-DE"/>
        </w:rPr>
      </w:pPr>
      <w:bookmarkStart w:id="25" w:name="_Toc39649706"/>
      <w:r w:rsidRPr="00B43077">
        <w:rPr>
          <w:rFonts w:ascii="Times New Roman" w:eastAsia="宋体" w:hAnsi="Times New Roman" w:cs="Times New Roman"/>
          <w:sz w:val="30"/>
          <w:szCs w:val="30"/>
        </w:rPr>
        <w:lastRenderedPageBreak/>
        <w:t>整体业务架构</w:t>
      </w:r>
      <w:bookmarkEnd w:id="25"/>
    </w:p>
    <w:p w14:paraId="012E00F5" w14:textId="20D2AEB0" w:rsidR="0090341A" w:rsidRPr="00B43077" w:rsidRDefault="00040575" w:rsidP="0090341A">
      <w:pPr>
        <w:rPr>
          <w:rFonts w:ascii="Times New Roman" w:hAnsi="Times New Roman" w:cs="Times New Roman"/>
          <w:szCs w:val="24"/>
        </w:rPr>
      </w:pPr>
      <w:r w:rsidRPr="00B43077">
        <w:rPr>
          <w:rFonts w:ascii="Times New Roman" w:hAnsi="Times New Roman" w:cs="Times New Roman"/>
          <w:szCs w:val="24"/>
        </w:rPr>
        <w:object w:dxaOrig="15331" w:dyaOrig="7651" w14:anchorId="1728A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233.35pt" o:ole="">
            <v:imagedata r:id="rId11" o:title=""/>
          </v:shape>
          <o:OLEObject Type="Embed" ProgID="Visio.Drawing.15" ShapeID="_x0000_i1025" DrawAspect="Content" ObjectID="_1652536870" r:id="rId12"/>
        </w:object>
      </w:r>
    </w:p>
    <w:p w14:paraId="4D84625D" w14:textId="77777777" w:rsidR="00712CC8" w:rsidRPr="00B43077" w:rsidRDefault="00712CC8" w:rsidP="0090341A">
      <w:pPr>
        <w:rPr>
          <w:rFonts w:ascii="Times New Roman" w:hAnsi="Times New Roman" w:cs="Times New Roman"/>
          <w:szCs w:val="24"/>
        </w:rPr>
      </w:pPr>
    </w:p>
    <w:p w14:paraId="12D7FBB4" w14:textId="7F606F95" w:rsidR="00040575" w:rsidRDefault="003A3FE1" w:rsidP="003A3FE1">
      <w:pPr>
        <w:pStyle w:val="3"/>
        <w:rPr>
          <w:rFonts w:ascii="Times New Roman" w:eastAsia="宋体" w:hAnsi="Times New Roman" w:cs="Times New Roman"/>
          <w:sz w:val="30"/>
          <w:szCs w:val="30"/>
          <w:lang w:eastAsia="zh-CN"/>
        </w:rPr>
      </w:pPr>
      <w:bookmarkStart w:id="26" w:name="_Toc39649707"/>
      <w:r w:rsidRPr="00B43077">
        <w:rPr>
          <w:rFonts w:ascii="Times New Roman" w:eastAsia="宋体" w:hAnsi="Times New Roman" w:cs="Times New Roman"/>
          <w:sz w:val="30"/>
          <w:szCs w:val="30"/>
          <w:lang w:eastAsia="zh-CN"/>
        </w:rPr>
        <w:lastRenderedPageBreak/>
        <w:t>蓝牙钥匙产品框架</w:t>
      </w:r>
      <w:bookmarkEnd w:id="26"/>
    </w:p>
    <w:p w14:paraId="31A5A0E3" w14:textId="5244177E" w:rsidR="00EE1CB7" w:rsidRDefault="003459AB" w:rsidP="003459AB">
      <w:pPr>
        <w:jc w:val="center"/>
        <w:rPr>
          <w:ins w:id="27" w:author="凯宇" w:date="2020-05-22T10:04:00Z"/>
          <w:lang w:val="en-GB"/>
        </w:rPr>
      </w:pPr>
      <w:ins w:id="28" w:author="凯宇" w:date="2020-05-22T10:04:00Z">
        <w:r>
          <w:rPr>
            <w:noProof/>
          </w:rPr>
          <w:drawing>
            <wp:inline distT="0" distB="0" distL="0" distR="0" wp14:anchorId="3E542830" wp14:editId="3D96839E">
              <wp:extent cx="5943600" cy="60591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59170"/>
                      </a:xfrm>
                      <a:prstGeom prst="rect">
                        <a:avLst/>
                      </a:prstGeom>
                    </pic:spPr>
                  </pic:pic>
                </a:graphicData>
              </a:graphic>
            </wp:inline>
          </w:drawing>
        </w:r>
        <w:r w:rsidDel="003459AB">
          <w:rPr>
            <w:noProof/>
          </w:rPr>
          <w:t xml:space="preserve"> </w:t>
        </w:r>
      </w:ins>
      <w:del w:id="29" w:author="凯宇" w:date="2020-05-22T10:03:00Z">
        <w:r w:rsidR="00EE1CB7" w:rsidDel="003459AB">
          <w:rPr>
            <w:noProof/>
          </w:rPr>
          <w:drawing>
            <wp:inline distT="0" distB="0" distL="0" distR="0" wp14:anchorId="25491490" wp14:editId="4486C45D">
              <wp:extent cx="5943600" cy="6382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82385"/>
                      </a:xfrm>
                      <a:prstGeom prst="rect">
                        <a:avLst/>
                      </a:prstGeom>
                      <a:noFill/>
                      <a:ln>
                        <a:noFill/>
                      </a:ln>
                    </pic:spPr>
                  </pic:pic>
                </a:graphicData>
              </a:graphic>
            </wp:inline>
          </w:drawing>
        </w:r>
      </w:del>
    </w:p>
    <w:p w14:paraId="34EA8944" w14:textId="77777777" w:rsidR="003459AB" w:rsidRPr="00EE1CB7" w:rsidRDefault="003459AB">
      <w:pPr>
        <w:jc w:val="center"/>
        <w:rPr>
          <w:lang w:val="en-GB"/>
        </w:rPr>
        <w:pPrChange w:id="30" w:author="凯宇" w:date="2020-05-22T10:04:00Z">
          <w:pPr/>
        </w:pPrChange>
      </w:pPr>
    </w:p>
    <w:tbl>
      <w:tblPr>
        <w:tblStyle w:val="af2"/>
        <w:tblW w:w="10349" w:type="dxa"/>
        <w:tblInd w:w="-714" w:type="dxa"/>
        <w:tblLook w:val="04A0" w:firstRow="1" w:lastRow="0" w:firstColumn="1" w:lastColumn="0" w:noHBand="0" w:noVBand="1"/>
      </w:tblPr>
      <w:tblGrid>
        <w:gridCol w:w="1135"/>
        <w:gridCol w:w="1559"/>
        <w:gridCol w:w="1559"/>
        <w:gridCol w:w="6096"/>
      </w:tblGrid>
      <w:tr w:rsidR="00261A2A" w:rsidRPr="00B43077" w14:paraId="48D2FC02" w14:textId="77777777" w:rsidTr="00261A2A">
        <w:tc>
          <w:tcPr>
            <w:tcW w:w="1135" w:type="dxa"/>
          </w:tcPr>
          <w:p w14:paraId="03E2C37D" w14:textId="3CBF48C2" w:rsidR="00261A2A" w:rsidRPr="00B43077" w:rsidRDefault="00261A2A" w:rsidP="00261A2A">
            <w:pPr>
              <w:spacing w:line="360" w:lineRule="auto"/>
              <w:jc w:val="both"/>
              <w:rPr>
                <w:rFonts w:ascii="Times New Roman" w:hAnsi="Times New Roman" w:cs="Times New Roman"/>
                <w:noProof/>
                <w:szCs w:val="24"/>
              </w:rPr>
            </w:pPr>
            <w:r w:rsidRPr="00B43077">
              <w:rPr>
                <w:rFonts w:ascii="Times New Roman" w:hAnsi="Times New Roman" w:cs="Times New Roman"/>
                <w:noProof/>
                <w:szCs w:val="24"/>
              </w:rPr>
              <w:t>模块</w:t>
            </w:r>
          </w:p>
        </w:tc>
        <w:tc>
          <w:tcPr>
            <w:tcW w:w="1559" w:type="dxa"/>
          </w:tcPr>
          <w:p w14:paraId="1BF04812" w14:textId="072D39D4" w:rsidR="00261A2A" w:rsidRPr="00B43077" w:rsidRDefault="00261A2A" w:rsidP="00261A2A">
            <w:pPr>
              <w:spacing w:line="360" w:lineRule="auto"/>
              <w:jc w:val="both"/>
              <w:rPr>
                <w:rFonts w:ascii="Times New Roman" w:hAnsi="Times New Roman" w:cs="Times New Roman"/>
                <w:noProof/>
                <w:szCs w:val="24"/>
              </w:rPr>
            </w:pPr>
            <w:r w:rsidRPr="00B43077">
              <w:rPr>
                <w:rFonts w:ascii="Times New Roman" w:hAnsi="Times New Roman" w:cs="Times New Roman"/>
                <w:noProof/>
                <w:szCs w:val="24"/>
              </w:rPr>
              <w:t>一级功能</w:t>
            </w:r>
          </w:p>
        </w:tc>
        <w:tc>
          <w:tcPr>
            <w:tcW w:w="1559" w:type="dxa"/>
          </w:tcPr>
          <w:p w14:paraId="36838D1B" w14:textId="42D0BE79" w:rsidR="00261A2A" w:rsidRPr="00B43077" w:rsidRDefault="00261A2A" w:rsidP="00261A2A">
            <w:pPr>
              <w:spacing w:line="360" w:lineRule="auto"/>
              <w:jc w:val="both"/>
              <w:rPr>
                <w:rFonts w:ascii="Times New Roman" w:hAnsi="Times New Roman" w:cs="Times New Roman"/>
                <w:noProof/>
                <w:szCs w:val="24"/>
              </w:rPr>
            </w:pPr>
            <w:r w:rsidRPr="00B43077">
              <w:rPr>
                <w:rFonts w:ascii="Times New Roman" w:hAnsi="Times New Roman" w:cs="Times New Roman"/>
                <w:noProof/>
                <w:szCs w:val="24"/>
              </w:rPr>
              <w:t>二级功能</w:t>
            </w:r>
          </w:p>
        </w:tc>
        <w:tc>
          <w:tcPr>
            <w:tcW w:w="6096" w:type="dxa"/>
          </w:tcPr>
          <w:p w14:paraId="6C09A384" w14:textId="0388E9F2" w:rsidR="00261A2A" w:rsidRPr="00B43077" w:rsidRDefault="00261A2A" w:rsidP="00261A2A">
            <w:pPr>
              <w:spacing w:line="360" w:lineRule="auto"/>
              <w:jc w:val="both"/>
              <w:rPr>
                <w:rFonts w:ascii="Times New Roman" w:hAnsi="Times New Roman" w:cs="Times New Roman"/>
                <w:noProof/>
                <w:szCs w:val="24"/>
              </w:rPr>
            </w:pPr>
            <w:r w:rsidRPr="00B43077">
              <w:rPr>
                <w:rFonts w:ascii="Times New Roman" w:hAnsi="Times New Roman" w:cs="Times New Roman"/>
                <w:noProof/>
                <w:szCs w:val="24"/>
              </w:rPr>
              <w:t>功能描述</w:t>
            </w:r>
          </w:p>
        </w:tc>
      </w:tr>
      <w:tr w:rsidR="00933EB6" w:rsidRPr="00B43077" w14:paraId="10FE628D" w14:textId="77777777" w:rsidTr="00933EB6">
        <w:tc>
          <w:tcPr>
            <w:tcW w:w="1135" w:type="dxa"/>
            <w:vMerge w:val="restart"/>
          </w:tcPr>
          <w:p w14:paraId="3AA90462" w14:textId="454838B1" w:rsidR="00933EB6" w:rsidRPr="00A94568" w:rsidRDefault="00933EB6" w:rsidP="00A94568">
            <w:pPr>
              <w:rPr>
                <w:rFonts w:ascii="Times New Roman" w:hAnsi="Times New Roman" w:cs="Times New Roman"/>
                <w:lang w:val="en-GB"/>
              </w:rPr>
            </w:pPr>
            <w:r w:rsidRPr="00A94568">
              <w:rPr>
                <w:rFonts w:ascii="Times New Roman" w:hAnsi="Times New Roman" w:cs="Times New Roman"/>
                <w:lang w:val="en-GB"/>
              </w:rPr>
              <w:t>云端</w:t>
            </w:r>
            <w:r w:rsidRPr="00A94568">
              <w:rPr>
                <w:rFonts w:ascii="Times New Roman" w:hAnsi="Times New Roman" w:cs="Times New Roman" w:hint="eastAsia"/>
                <w:lang w:val="en-GB"/>
              </w:rPr>
              <w:t>管理模块</w:t>
            </w:r>
          </w:p>
        </w:tc>
        <w:tc>
          <w:tcPr>
            <w:tcW w:w="1559" w:type="dxa"/>
          </w:tcPr>
          <w:p w14:paraId="0A45C6F2" w14:textId="6E88747F" w:rsidR="00933EB6" w:rsidRPr="00A94568" w:rsidRDefault="00933EB6" w:rsidP="00A94568">
            <w:pPr>
              <w:rPr>
                <w:rFonts w:ascii="Times New Roman" w:hAnsi="Times New Roman" w:cs="Times New Roman"/>
                <w:lang w:val="en-GB"/>
              </w:rPr>
            </w:pPr>
            <w:r w:rsidRPr="00A94568">
              <w:rPr>
                <w:rFonts w:ascii="Times New Roman" w:hAnsi="Times New Roman" w:cs="Times New Roman"/>
                <w:lang w:val="en-GB"/>
              </w:rPr>
              <w:t>车主蓝牙钥匙</w:t>
            </w:r>
            <w:r w:rsidRPr="00A94568">
              <w:rPr>
                <w:rFonts w:ascii="Times New Roman" w:hAnsi="Times New Roman" w:cs="Times New Roman" w:hint="eastAsia"/>
                <w:lang w:val="en-GB"/>
              </w:rPr>
              <w:t>生成</w:t>
            </w:r>
          </w:p>
        </w:tc>
        <w:tc>
          <w:tcPr>
            <w:tcW w:w="1559" w:type="dxa"/>
            <w:vAlign w:val="center"/>
          </w:tcPr>
          <w:p w14:paraId="6C0A78EE" w14:textId="095D9115" w:rsidR="00933EB6" w:rsidRPr="00A94568" w:rsidRDefault="00933EB6" w:rsidP="00933EB6">
            <w:pPr>
              <w:jc w:val="center"/>
              <w:rPr>
                <w:rFonts w:ascii="Times New Roman" w:hAnsi="Times New Roman" w:cs="Times New Roman"/>
                <w:lang w:val="en-GB"/>
              </w:rPr>
            </w:pPr>
            <w:r>
              <w:rPr>
                <w:rFonts w:ascii="Times New Roman" w:hAnsi="Times New Roman" w:cs="Times New Roman" w:hint="eastAsia"/>
                <w:lang w:val="en-GB"/>
              </w:rPr>
              <w:t>-</w:t>
            </w:r>
          </w:p>
        </w:tc>
        <w:tc>
          <w:tcPr>
            <w:tcW w:w="6096" w:type="dxa"/>
          </w:tcPr>
          <w:p w14:paraId="31EDF5E0" w14:textId="484342DE" w:rsidR="00933EB6" w:rsidRPr="00A94568" w:rsidRDefault="00933EB6" w:rsidP="00A94568">
            <w:pPr>
              <w:rPr>
                <w:rFonts w:ascii="Times New Roman" w:hAnsi="Times New Roman" w:cs="Times New Roman"/>
                <w:lang w:val="en-GB"/>
              </w:rPr>
            </w:pPr>
            <w:r w:rsidRPr="00B43077">
              <w:rPr>
                <w:rFonts w:ascii="Times New Roman" w:hAnsi="Times New Roman" w:cs="Times New Roman"/>
                <w:lang w:val="en-GB"/>
              </w:rPr>
              <w:t>TSP</w:t>
            </w:r>
            <w:r w:rsidRPr="00B43077">
              <w:rPr>
                <w:rFonts w:ascii="Times New Roman" w:hAnsi="Times New Roman" w:cs="Times New Roman"/>
                <w:lang w:val="en-GB"/>
              </w:rPr>
              <w:t>收到</w:t>
            </w:r>
            <w:r>
              <w:rPr>
                <w:rFonts w:ascii="Times New Roman" w:hAnsi="Times New Roman" w:cs="Times New Roman" w:hint="eastAsia"/>
                <w:lang w:val="en-GB"/>
              </w:rPr>
              <w:t>车主</w:t>
            </w:r>
            <w:r w:rsidRPr="00B43077">
              <w:rPr>
                <w:rFonts w:ascii="Times New Roman" w:hAnsi="Times New Roman" w:cs="Times New Roman"/>
                <w:lang w:val="en-GB"/>
              </w:rPr>
              <w:t>手机</w:t>
            </w:r>
            <w:r w:rsidRPr="00B43077">
              <w:rPr>
                <w:rFonts w:ascii="Times New Roman" w:hAnsi="Times New Roman" w:cs="Times New Roman"/>
                <w:lang w:val="en-GB"/>
              </w:rPr>
              <w:t>APP</w:t>
            </w:r>
            <w:r w:rsidRPr="00B43077">
              <w:rPr>
                <w:rFonts w:ascii="Times New Roman" w:hAnsi="Times New Roman" w:cs="Times New Roman"/>
                <w:lang w:val="en-GB"/>
              </w:rPr>
              <w:t>蓝牙钥匙申请，</w:t>
            </w:r>
            <w:r>
              <w:rPr>
                <w:rFonts w:ascii="Times New Roman" w:hAnsi="Times New Roman" w:cs="Times New Roman" w:hint="eastAsia"/>
                <w:lang w:val="en-GB"/>
              </w:rPr>
              <w:t>根据申请信息</w:t>
            </w:r>
            <w:r w:rsidRPr="00B43077">
              <w:rPr>
                <w:rFonts w:ascii="Times New Roman" w:hAnsi="Times New Roman" w:cs="Times New Roman"/>
                <w:lang w:val="en-GB"/>
              </w:rPr>
              <w:t>生成</w:t>
            </w:r>
            <w:r>
              <w:rPr>
                <w:rFonts w:ascii="Times New Roman" w:hAnsi="Times New Roman" w:cs="Times New Roman" w:hint="eastAsia"/>
                <w:lang w:val="en-GB"/>
              </w:rPr>
              <w:t>对应车辆的车主</w:t>
            </w:r>
            <w:r w:rsidRPr="00B43077">
              <w:rPr>
                <w:rFonts w:ascii="Times New Roman" w:hAnsi="Times New Roman" w:cs="Times New Roman"/>
                <w:lang w:val="en-GB"/>
              </w:rPr>
              <w:t>蓝牙钥匙</w:t>
            </w:r>
            <w:r>
              <w:rPr>
                <w:rFonts w:ascii="Times New Roman" w:hAnsi="Times New Roman" w:cs="Times New Roman" w:hint="eastAsia"/>
                <w:lang w:val="en-GB"/>
              </w:rPr>
              <w:t>，并将蓝牙钥匙下发至车主</w:t>
            </w:r>
            <w:r>
              <w:rPr>
                <w:rFonts w:ascii="Times New Roman" w:hAnsi="Times New Roman" w:cs="Times New Roman" w:hint="eastAsia"/>
                <w:lang w:val="en-GB"/>
              </w:rPr>
              <w:t>APP</w:t>
            </w:r>
            <w:r>
              <w:rPr>
                <w:rFonts w:ascii="Times New Roman" w:hAnsi="Times New Roman" w:cs="Times New Roman" w:hint="eastAsia"/>
                <w:lang w:val="en-GB"/>
              </w:rPr>
              <w:t>和车辆</w:t>
            </w:r>
          </w:p>
        </w:tc>
      </w:tr>
      <w:tr w:rsidR="00933EB6" w:rsidRPr="00B43077" w14:paraId="0B90E685" w14:textId="77777777" w:rsidTr="00261A2A">
        <w:trPr>
          <w:trHeight w:val="659"/>
        </w:trPr>
        <w:tc>
          <w:tcPr>
            <w:tcW w:w="1135" w:type="dxa"/>
            <w:vMerge/>
          </w:tcPr>
          <w:p w14:paraId="5A034D6A" w14:textId="77777777" w:rsidR="00933EB6" w:rsidRPr="00A94568" w:rsidRDefault="00933EB6" w:rsidP="00A94568">
            <w:pPr>
              <w:rPr>
                <w:rFonts w:ascii="Times New Roman" w:hAnsi="Times New Roman" w:cs="Times New Roman"/>
                <w:lang w:val="en-GB"/>
              </w:rPr>
            </w:pPr>
          </w:p>
        </w:tc>
        <w:tc>
          <w:tcPr>
            <w:tcW w:w="1559" w:type="dxa"/>
            <w:vMerge w:val="restart"/>
          </w:tcPr>
          <w:p w14:paraId="0A177C57" w14:textId="16FD5BA0"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授权蓝牙钥匙生成</w:t>
            </w:r>
          </w:p>
        </w:tc>
        <w:tc>
          <w:tcPr>
            <w:tcW w:w="1559" w:type="dxa"/>
          </w:tcPr>
          <w:p w14:paraId="4C75BEC7" w14:textId="45249C33"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用户授权蓝牙钥匙</w:t>
            </w:r>
          </w:p>
        </w:tc>
        <w:tc>
          <w:tcPr>
            <w:tcW w:w="6096" w:type="dxa"/>
          </w:tcPr>
          <w:p w14:paraId="4209C329" w14:textId="7B5DEB0E" w:rsidR="00933EB6" w:rsidRPr="00A94568" w:rsidRDefault="00933EB6" w:rsidP="00A94568">
            <w:pPr>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根据用户授权信息，向被授权人发送授权确认，被授权人确认后，</w:t>
            </w:r>
            <w:r>
              <w:rPr>
                <w:rFonts w:ascii="Times New Roman" w:hAnsi="Times New Roman" w:cs="Times New Roman" w:hint="eastAsia"/>
                <w:lang w:val="en-GB"/>
              </w:rPr>
              <w:t>TSP</w:t>
            </w:r>
            <w:r>
              <w:rPr>
                <w:rFonts w:ascii="Times New Roman" w:hAnsi="Times New Roman" w:cs="Times New Roman" w:hint="eastAsia"/>
                <w:lang w:val="en-GB"/>
              </w:rPr>
              <w:t>根据用户授权信息生成蓝牙钥匙，并将蓝牙钥匙下发至车辆和被授权人手机</w:t>
            </w:r>
            <w:r>
              <w:rPr>
                <w:rFonts w:ascii="Times New Roman" w:hAnsi="Times New Roman" w:cs="Times New Roman" w:hint="eastAsia"/>
                <w:lang w:val="en-GB"/>
              </w:rPr>
              <w:t>APP</w:t>
            </w:r>
          </w:p>
        </w:tc>
      </w:tr>
      <w:tr w:rsidR="00933EB6" w:rsidRPr="00B43077" w14:paraId="42B681D6" w14:textId="77777777" w:rsidTr="00261A2A">
        <w:trPr>
          <w:trHeight w:val="659"/>
        </w:trPr>
        <w:tc>
          <w:tcPr>
            <w:tcW w:w="1135" w:type="dxa"/>
            <w:vMerge/>
          </w:tcPr>
          <w:p w14:paraId="4B8C0A4F" w14:textId="77777777" w:rsidR="00933EB6" w:rsidRPr="00A94568" w:rsidRDefault="00933EB6" w:rsidP="00A94568">
            <w:pPr>
              <w:rPr>
                <w:rFonts w:ascii="Times New Roman" w:hAnsi="Times New Roman" w:cs="Times New Roman"/>
                <w:lang w:val="en-GB"/>
              </w:rPr>
            </w:pPr>
          </w:p>
        </w:tc>
        <w:tc>
          <w:tcPr>
            <w:tcW w:w="1559" w:type="dxa"/>
            <w:vMerge/>
          </w:tcPr>
          <w:p w14:paraId="42B16276" w14:textId="36A27F54" w:rsidR="00933EB6" w:rsidRPr="00A94568" w:rsidRDefault="00933EB6" w:rsidP="00A94568">
            <w:pPr>
              <w:rPr>
                <w:rFonts w:ascii="Times New Roman" w:hAnsi="Times New Roman" w:cs="Times New Roman"/>
                <w:lang w:val="en-GB"/>
              </w:rPr>
            </w:pPr>
          </w:p>
        </w:tc>
        <w:tc>
          <w:tcPr>
            <w:tcW w:w="1559" w:type="dxa"/>
          </w:tcPr>
          <w:p w14:paraId="2A1B0E41" w14:textId="7064C921"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第三方服务授权蓝牙钥匙（预留）</w:t>
            </w:r>
          </w:p>
        </w:tc>
        <w:tc>
          <w:tcPr>
            <w:tcW w:w="6096" w:type="dxa"/>
          </w:tcPr>
          <w:p w14:paraId="6AFE8EBB" w14:textId="55368144" w:rsidR="00933EB6" w:rsidRPr="00A94568" w:rsidRDefault="00933EB6" w:rsidP="00A94568">
            <w:pPr>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根据第三方服务需求生成授权蓝牙钥匙供其完成服务使用</w:t>
            </w:r>
          </w:p>
        </w:tc>
      </w:tr>
      <w:tr w:rsidR="00933EB6" w:rsidRPr="00B43077" w14:paraId="0B1E695E" w14:textId="77777777" w:rsidTr="00261A2A">
        <w:trPr>
          <w:trHeight w:val="659"/>
        </w:trPr>
        <w:tc>
          <w:tcPr>
            <w:tcW w:w="1135" w:type="dxa"/>
            <w:vMerge/>
          </w:tcPr>
          <w:p w14:paraId="5D7F97F3" w14:textId="77777777" w:rsidR="00933EB6" w:rsidRPr="00A94568" w:rsidRDefault="00933EB6" w:rsidP="00A94568">
            <w:pPr>
              <w:rPr>
                <w:rFonts w:ascii="Times New Roman" w:hAnsi="Times New Roman" w:cs="Times New Roman"/>
                <w:lang w:val="en-GB"/>
              </w:rPr>
            </w:pPr>
          </w:p>
        </w:tc>
        <w:tc>
          <w:tcPr>
            <w:tcW w:w="1559" w:type="dxa"/>
            <w:vMerge w:val="restart"/>
          </w:tcPr>
          <w:p w14:paraId="1169CB8E" w14:textId="318547D2"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蓝牙钥匙注销</w:t>
            </w:r>
          </w:p>
        </w:tc>
        <w:tc>
          <w:tcPr>
            <w:tcW w:w="1559" w:type="dxa"/>
          </w:tcPr>
          <w:p w14:paraId="22B2C6A7" w14:textId="3D0D9714"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车主</w:t>
            </w:r>
            <w:del w:id="31" w:author="凯宇" w:date="2020-06-01T17:14:00Z">
              <w:r w:rsidRPr="00A94568" w:rsidDel="00FA30A1">
                <w:rPr>
                  <w:rFonts w:ascii="Times New Roman" w:hAnsi="Times New Roman" w:cs="Times New Roman" w:hint="eastAsia"/>
                  <w:lang w:val="en-GB"/>
                </w:rPr>
                <w:delText>收回授权</w:delText>
              </w:r>
            </w:del>
            <w:r w:rsidRPr="00A94568">
              <w:rPr>
                <w:rFonts w:ascii="Times New Roman" w:hAnsi="Times New Roman" w:cs="Times New Roman" w:hint="eastAsia"/>
                <w:lang w:val="en-GB"/>
              </w:rPr>
              <w:t>注销</w:t>
            </w:r>
          </w:p>
        </w:tc>
        <w:tc>
          <w:tcPr>
            <w:tcW w:w="6096" w:type="dxa"/>
          </w:tcPr>
          <w:p w14:paraId="3F7BCAC3" w14:textId="1EC6A0A9" w:rsidR="00933EB6" w:rsidRPr="00A94568" w:rsidRDefault="00933EB6" w:rsidP="00A94568">
            <w:pPr>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接收车主</w:t>
            </w:r>
            <w:r>
              <w:rPr>
                <w:rFonts w:ascii="Times New Roman" w:hAnsi="Times New Roman" w:cs="Times New Roman" w:hint="eastAsia"/>
                <w:lang w:val="en-GB"/>
              </w:rPr>
              <w:t>APP</w:t>
            </w:r>
            <w:r>
              <w:rPr>
                <w:rFonts w:ascii="Times New Roman" w:hAnsi="Times New Roman" w:cs="Times New Roman" w:hint="eastAsia"/>
                <w:lang w:val="en-GB"/>
              </w:rPr>
              <w:t>发送的撤销授权申请，对申请进行验证后，向车端蓝牙模块和</w:t>
            </w:r>
            <w:del w:id="32" w:author="凯宇" w:date="2020-06-01T17:14:00Z">
              <w:r w:rsidDel="00FA30A1">
                <w:rPr>
                  <w:rFonts w:ascii="Times New Roman" w:hAnsi="Times New Roman" w:cs="Times New Roman" w:hint="eastAsia"/>
                  <w:lang w:val="en-GB"/>
                </w:rPr>
                <w:delText>被授权人</w:delText>
              </w:r>
            </w:del>
            <w:ins w:id="33" w:author="凯宇" w:date="2020-06-01T17:14:00Z">
              <w:r w:rsidR="00FA30A1">
                <w:rPr>
                  <w:rFonts w:ascii="Times New Roman" w:hAnsi="Times New Roman" w:cs="Times New Roman" w:hint="eastAsia"/>
                  <w:lang w:val="en-GB"/>
                </w:rPr>
                <w:t>对应</w:t>
              </w:r>
            </w:ins>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下发蓝牙钥匙注销指令</w:t>
            </w:r>
          </w:p>
        </w:tc>
      </w:tr>
      <w:tr w:rsidR="00933EB6" w:rsidRPr="00B43077" w14:paraId="15C634C3" w14:textId="77777777" w:rsidTr="00261A2A">
        <w:trPr>
          <w:trHeight w:val="659"/>
        </w:trPr>
        <w:tc>
          <w:tcPr>
            <w:tcW w:w="1135" w:type="dxa"/>
            <w:vMerge/>
          </w:tcPr>
          <w:p w14:paraId="74BD47B8" w14:textId="77777777" w:rsidR="00933EB6" w:rsidRPr="00A94568" w:rsidRDefault="00933EB6" w:rsidP="00A94568">
            <w:pPr>
              <w:rPr>
                <w:rFonts w:ascii="Times New Roman" w:hAnsi="Times New Roman" w:cs="Times New Roman"/>
                <w:lang w:val="en-GB"/>
              </w:rPr>
            </w:pPr>
          </w:p>
        </w:tc>
        <w:tc>
          <w:tcPr>
            <w:tcW w:w="1559" w:type="dxa"/>
            <w:vMerge/>
          </w:tcPr>
          <w:p w14:paraId="1C7543D3" w14:textId="77777777" w:rsidR="00933EB6" w:rsidRPr="00A94568" w:rsidRDefault="00933EB6" w:rsidP="00A94568">
            <w:pPr>
              <w:rPr>
                <w:rFonts w:ascii="Times New Roman" w:hAnsi="Times New Roman" w:cs="Times New Roman"/>
                <w:lang w:val="en-GB"/>
              </w:rPr>
            </w:pPr>
          </w:p>
        </w:tc>
        <w:tc>
          <w:tcPr>
            <w:tcW w:w="1559" w:type="dxa"/>
          </w:tcPr>
          <w:p w14:paraId="59B7B15E" w14:textId="67C00653"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到期自动注销</w:t>
            </w:r>
          </w:p>
        </w:tc>
        <w:tc>
          <w:tcPr>
            <w:tcW w:w="6096" w:type="dxa"/>
          </w:tcPr>
          <w:p w14:paraId="771C5A6E" w14:textId="3A2321FC"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车端蓝牙模块和手机</w:t>
            </w:r>
            <w:r w:rsidRPr="00A94568">
              <w:rPr>
                <w:rFonts w:ascii="Times New Roman" w:hAnsi="Times New Roman" w:cs="Times New Roman" w:hint="eastAsia"/>
                <w:lang w:val="en-GB"/>
              </w:rPr>
              <w:t>APP</w:t>
            </w:r>
            <w:r w:rsidRPr="00A94568">
              <w:rPr>
                <w:rFonts w:ascii="Times New Roman" w:hAnsi="Times New Roman" w:cs="Times New Roman" w:hint="eastAsia"/>
                <w:lang w:val="en-GB"/>
              </w:rPr>
              <w:t>对到期蓝牙钥匙自动注销并向</w:t>
            </w:r>
            <w:r w:rsidRPr="00A94568">
              <w:rPr>
                <w:rFonts w:ascii="Times New Roman" w:hAnsi="Times New Roman" w:cs="Times New Roman" w:hint="eastAsia"/>
                <w:lang w:val="en-GB"/>
              </w:rPr>
              <w:t>TSP</w:t>
            </w:r>
            <w:r w:rsidRPr="00A94568">
              <w:rPr>
                <w:rFonts w:ascii="Times New Roman" w:hAnsi="Times New Roman" w:cs="Times New Roman" w:hint="eastAsia"/>
                <w:lang w:val="en-GB"/>
              </w:rPr>
              <w:t>上报注销结果，</w:t>
            </w:r>
            <w:r w:rsidRPr="00A94568">
              <w:rPr>
                <w:rFonts w:ascii="Times New Roman" w:hAnsi="Times New Roman" w:cs="Times New Roman" w:hint="eastAsia"/>
                <w:lang w:val="en-GB"/>
              </w:rPr>
              <w:t>TSP</w:t>
            </w:r>
            <w:r w:rsidRPr="00A94568">
              <w:rPr>
                <w:rFonts w:ascii="Times New Roman" w:hAnsi="Times New Roman" w:cs="Times New Roman" w:hint="eastAsia"/>
                <w:lang w:val="en-GB"/>
              </w:rPr>
              <w:t>同步蓝牙钥匙状态，并向车主</w:t>
            </w:r>
            <w:r w:rsidRPr="00A94568">
              <w:rPr>
                <w:rFonts w:ascii="Times New Roman" w:hAnsi="Times New Roman" w:cs="Times New Roman" w:hint="eastAsia"/>
                <w:lang w:val="en-GB"/>
              </w:rPr>
              <w:t>APP</w:t>
            </w:r>
            <w:r w:rsidRPr="00A94568">
              <w:rPr>
                <w:rFonts w:ascii="Times New Roman" w:hAnsi="Times New Roman" w:cs="Times New Roman" w:hint="eastAsia"/>
                <w:lang w:val="en-GB"/>
              </w:rPr>
              <w:t>下发注销完成通知</w:t>
            </w:r>
          </w:p>
        </w:tc>
      </w:tr>
      <w:tr w:rsidR="00933EB6" w:rsidRPr="00B43077" w14:paraId="52AE7F47" w14:textId="77777777" w:rsidTr="00261A2A">
        <w:trPr>
          <w:trHeight w:val="659"/>
        </w:trPr>
        <w:tc>
          <w:tcPr>
            <w:tcW w:w="1135" w:type="dxa"/>
            <w:vMerge/>
          </w:tcPr>
          <w:p w14:paraId="609C34CE" w14:textId="77777777" w:rsidR="00933EB6" w:rsidRPr="00A94568" w:rsidRDefault="00933EB6" w:rsidP="00A94568">
            <w:pPr>
              <w:rPr>
                <w:rFonts w:ascii="Times New Roman" w:hAnsi="Times New Roman" w:cs="Times New Roman"/>
                <w:lang w:val="en-GB"/>
              </w:rPr>
            </w:pPr>
          </w:p>
        </w:tc>
        <w:tc>
          <w:tcPr>
            <w:tcW w:w="1559" w:type="dxa"/>
            <w:vMerge/>
          </w:tcPr>
          <w:p w14:paraId="63A29B40" w14:textId="77777777" w:rsidR="00933EB6" w:rsidRPr="00A94568" w:rsidRDefault="00933EB6" w:rsidP="00A94568">
            <w:pPr>
              <w:rPr>
                <w:rFonts w:ascii="Times New Roman" w:hAnsi="Times New Roman" w:cs="Times New Roman"/>
                <w:lang w:val="en-GB"/>
              </w:rPr>
            </w:pPr>
          </w:p>
        </w:tc>
        <w:tc>
          <w:tcPr>
            <w:tcW w:w="1559" w:type="dxa"/>
          </w:tcPr>
          <w:p w14:paraId="702ACCF9" w14:textId="7249531A"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被授权人归还注销</w:t>
            </w:r>
          </w:p>
        </w:tc>
        <w:tc>
          <w:tcPr>
            <w:tcW w:w="6096" w:type="dxa"/>
          </w:tcPr>
          <w:p w14:paraId="35066DC9" w14:textId="570CCFA6"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被授权人通过手机</w:t>
            </w:r>
            <w:r w:rsidRPr="00A94568">
              <w:rPr>
                <w:rFonts w:ascii="Times New Roman" w:hAnsi="Times New Roman" w:cs="Times New Roman" w:hint="eastAsia"/>
                <w:lang w:val="en-GB"/>
              </w:rPr>
              <w:t>APP</w:t>
            </w:r>
            <w:r w:rsidRPr="00A94568">
              <w:rPr>
                <w:rFonts w:ascii="Times New Roman" w:hAnsi="Times New Roman" w:cs="Times New Roman" w:hint="eastAsia"/>
                <w:lang w:val="en-GB"/>
              </w:rPr>
              <w:t>向</w:t>
            </w:r>
            <w:r w:rsidRPr="00A94568">
              <w:rPr>
                <w:rFonts w:ascii="Times New Roman" w:hAnsi="Times New Roman" w:cs="Times New Roman" w:hint="eastAsia"/>
                <w:lang w:val="en-GB"/>
              </w:rPr>
              <w:t>TSP</w:t>
            </w:r>
            <w:r w:rsidRPr="00A94568">
              <w:rPr>
                <w:rFonts w:ascii="Times New Roman" w:hAnsi="Times New Roman" w:cs="Times New Roman" w:hint="eastAsia"/>
                <w:lang w:val="en-GB"/>
              </w:rPr>
              <w:t>发送注销申请，</w:t>
            </w:r>
            <w:r w:rsidRPr="00A94568">
              <w:rPr>
                <w:rFonts w:ascii="Times New Roman" w:hAnsi="Times New Roman" w:cs="Times New Roman" w:hint="eastAsia"/>
                <w:lang w:val="en-GB"/>
              </w:rPr>
              <w:t>TSP</w:t>
            </w:r>
            <w:r w:rsidRPr="00A94568">
              <w:rPr>
                <w:rFonts w:ascii="Times New Roman" w:hAnsi="Times New Roman" w:cs="Times New Roman" w:hint="eastAsia"/>
                <w:lang w:val="en-GB"/>
              </w:rPr>
              <w:t>对注销申请进行验证后，向车端蓝牙模块和手机</w:t>
            </w:r>
            <w:r w:rsidRPr="00A94568">
              <w:rPr>
                <w:rFonts w:ascii="Times New Roman" w:hAnsi="Times New Roman" w:cs="Times New Roman" w:hint="eastAsia"/>
                <w:lang w:val="en-GB"/>
              </w:rPr>
              <w:t>APP</w:t>
            </w:r>
            <w:r w:rsidRPr="00A94568">
              <w:rPr>
                <w:rFonts w:ascii="Times New Roman" w:hAnsi="Times New Roman" w:cs="Times New Roman" w:hint="eastAsia"/>
                <w:lang w:val="en-GB"/>
              </w:rPr>
              <w:t>下发注销指令</w:t>
            </w:r>
          </w:p>
        </w:tc>
      </w:tr>
      <w:tr w:rsidR="00933EB6" w:rsidRPr="00B43077" w14:paraId="0AC56109" w14:textId="77777777" w:rsidTr="00261A2A">
        <w:trPr>
          <w:trHeight w:val="659"/>
        </w:trPr>
        <w:tc>
          <w:tcPr>
            <w:tcW w:w="1135" w:type="dxa"/>
            <w:vMerge/>
          </w:tcPr>
          <w:p w14:paraId="788DBCE0" w14:textId="77777777" w:rsidR="00933EB6" w:rsidRPr="00A94568" w:rsidRDefault="00933EB6" w:rsidP="00A94568">
            <w:pPr>
              <w:rPr>
                <w:rFonts w:ascii="Times New Roman" w:hAnsi="Times New Roman" w:cs="Times New Roman"/>
                <w:lang w:val="en-GB"/>
              </w:rPr>
            </w:pPr>
          </w:p>
        </w:tc>
        <w:tc>
          <w:tcPr>
            <w:tcW w:w="1559" w:type="dxa"/>
            <w:vMerge/>
          </w:tcPr>
          <w:p w14:paraId="7093E06C" w14:textId="77777777" w:rsidR="00933EB6" w:rsidRPr="00A94568" w:rsidRDefault="00933EB6" w:rsidP="00A94568">
            <w:pPr>
              <w:rPr>
                <w:rFonts w:ascii="Times New Roman" w:hAnsi="Times New Roman" w:cs="Times New Roman"/>
                <w:lang w:val="en-GB"/>
              </w:rPr>
            </w:pPr>
          </w:p>
        </w:tc>
        <w:tc>
          <w:tcPr>
            <w:tcW w:w="1559" w:type="dxa"/>
          </w:tcPr>
          <w:p w14:paraId="74158398" w14:textId="7BA86F4B"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管理人员后台注销</w:t>
            </w:r>
          </w:p>
        </w:tc>
        <w:tc>
          <w:tcPr>
            <w:tcW w:w="6096" w:type="dxa"/>
          </w:tcPr>
          <w:p w14:paraId="786661DD" w14:textId="57E92732"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管理人员通过</w:t>
            </w:r>
            <w:r w:rsidRPr="00A94568">
              <w:rPr>
                <w:rFonts w:ascii="Times New Roman" w:hAnsi="Times New Roman" w:cs="Times New Roman" w:hint="eastAsia"/>
                <w:lang w:val="en-GB"/>
              </w:rPr>
              <w:t>TSP</w:t>
            </w:r>
            <w:r w:rsidRPr="00A94568">
              <w:rPr>
                <w:rFonts w:ascii="Times New Roman" w:hAnsi="Times New Roman" w:cs="Times New Roman" w:hint="eastAsia"/>
                <w:lang w:val="en-GB"/>
              </w:rPr>
              <w:t>向指定车辆下发注销指令</w:t>
            </w:r>
          </w:p>
        </w:tc>
      </w:tr>
      <w:tr w:rsidR="00933EB6" w:rsidRPr="00B43077" w14:paraId="7AD051AF" w14:textId="77777777" w:rsidTr="00261A2A">
        <w:trPr>
          <w:trHeight w:val="659"/>
        </w:trPr>
        <w:tc>
          <w:tcPr>
            <w:tcW w:w="1135" w:type="dxa"/>
            <w:vMerge/>
          </w:tcPr>
          <w:p w14:paraId="62343A9F" w14:textId="77777777" w:rsidR="00933EB6" w:rsidRPr="00A94568" w:rsidRDefault="00933EB6" w:rsidP="00A94568">
            <w:pPr>
              <w:rPr>
                <w:rFonts w:ascii="Times New Roman" w:hAnsi="Times New Roman" w:cs="Times New Roman"/>
                <w:lang w:val="en-GB"/>
              </w:rPr>
            </w:pPr>
          </w:p>
        </w:tc>
        <w:tc>
          <w:tcPr>
            <w:tcW w:w="1559" w:type="dxa"/>
            <w:vMerge w:val="restart"/>
          </w:tcPr>
          <w:p w14:paraId="5E170DA5" w14:textId="6A69E3E6" w:rsidR="00933EB6" w:rsidRPr="00A94568" w:rsidRDefault="00933EB6" w:rsidP="00A94568">
            <w:pPr>
              <w:rPr>
                <w:rFonts w:ascii="Times New Roman" w:hAnsi="Times New Roman" w:cs="Times New Roman"/>
                <w:lang w:val="en-GB"/>
              </w:rPr>
            </w:pPr>
            <w:r w:rsidRPr="00A94568">
              <w:rPr>
                <w:rFonts w:ascii="Times New Roman" w:hAnsi="Times New Roman" w:cs="Times New Roman"/>
                <w:lang w:val="en-GB"/>
              </w:rPr>
              <w:t>蓝牙钥匙更新</w:t>
            </w:r>
          </w:p>
        </w:tc>
        <w:tc>
          <w:tcPr>
            <w:tcW w:w="1559" w:type="dxa"/>
          </w:tcPr>
          <w:p w14:paraId="35734CEE" w14:textId="699D2C63"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蓝牙钥匙自动更新</w:t>
            </w:r>
          </w:p>
        </w:tc>
        <w:tc>
          <w:tcPr>
            <w:tcW w:w="6096" w:type="dxa"/>
          </w:tcPr>
          <w:p w14:paraId="235B2612" w14:textId="6BF9AA74"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车端蓝牙模块检测到蓝牙钥匙需更新向</w:t>
            </w:r>
            <w:r w:rsidRPr="00A94568">
              <w:rPr>
                <w:rFonts w:ascii="Times New Roman" w:hAnsi="Times New Roman" w:cs="Times New Roman" w:hint="eastAsia"/>
                <w:lang w:val="en-GB"/>
              </w:rPr>
              <w:t>TSP</w:t>
            </w:r>
            <w:r w:rsidRPr="00A94568">
              <w:rPr>
                <w:rFonts w:ascii="Times New Roman" w:hAnsi="Times New Roman" w:cs="Times New Roman" w:hint="eastAsia"/>
                <w:lang w:val="en-GB"/>
              </w:rPr>
              <w:t>发送更新请求，</w:t>
            </w:r>
            <w:r w:rsidRPr="00A94568">
              <w:rPr>
                <w:rFonts w:ascii="Times New Roman" w:hAnsi="Times New Roman" w:cs="Times New Roman" w:hint="eastAsia"/>
                <w:lang w:val="en-GB"/>
              </w:rPr>
              <w:t xml:space="preserve"> TSP</w:t>
            </w:r>
            <w:r w:rsidRPr="00A94568">
              <w:rPr>
                <w:rFonts w:ascii="Times New Roman" w:hAnsi="Times New Roman" w:cs="Times New Roman" w:hint="eastAsia"/>
                <w:lang w:val="en-GB"/>
              </w:rPr>
              <w:t>生成新的蓝牙钥匙并下发至车辆和手机</w:t>
            </w:r>
            <w:r w:rsidRPr="00A94568">
              <w:rPr>
                <w:rFonts w:ascii="Times New Roman" w:hAnsi="Times New Roman" w:cs="Times New Roman" w:hint="eastAsia"/>
                <w:lang w:val="en-GB"/>
              </w:rPr>
              <w:t>APP</w:t>
            </w:r>
            <w:r w:rsidRPr="00A94568">
              <w:rPr>
                <w:rFonts w:ascii="Times New Roman" w:hAnsi="Times New Roman" w:cs="Times New Roman" w:hint="eastAsia"/>
                <w:lang w:val="en-GB"/>
              </w:rPr>
              <w:t>替换原蓝牙钥匙</w:t>
            </w:r>
          </w:p>
        </w:tc>
      </w:tr>
      <w:tr w:rsidR="00933EB6" w:rsidRPr="00B43077" w14:paraId="40669E1D" w14:textId="77777777" w:rsidTr="00261A2A">
        <w:trPr>
          <w:trHeight w:val="659"/>
        </w:trPr>
        <w:tc>
          <w:tcPr>
            <w:tcW w:w="1135" w:type="dxa"/>
            <w:vMerge/>
          </w:tcPr>
          <w:p w14:paraId="1DAC630D" w14:textId="77777777" w:rsidR="00933EB6" w:rsidRPr="00A94568" w:rsidRDefault="00933EB6" w:rsidP="00A94568">
            <w:pPr>
              <w:rPr>
                <w:rFonts w:ascii="Times New Roman" w:hAnsi="Times New Roman" w:cs="Times New Roman"/>
                <w:lang w:val="en-GB"/>
              </w:rPr>
            </w:pPr>
          </w:p>
        </w:tc>
        <w:tc>
          <w:tcPr>
            <w:tcW w:w="1559" w:type="dxa"/>
            <w:vMerge/>
          </w:tcPr>
          <w:p w14:paraId="7960B22D" w14:textId="77777777" w:rsidR="00933EB6" w:rsidRPr="00A94568" w:rsidRDefault="00933EB6" w:rsidP="00A94568">
            <w:pPr>
              <w:rPr>
                <w:rFonts w:ascii="Times New Roman" w:hAnsi="Times New Roman" w:cs="Times New Roman"/>
                <w:lang w:val="en-GB"/>
              </w:rPr>
            </w:pPr>
          </w:p>
        </w:tc>
        <w:tc>
          <w:tcPr>
            <w:tcW w:w="1559" w:type="dxa"/>
          </w:tcPr>
          <w:p w14:paraId="0DA05AFE" w14:textId="75BCE9FF"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蓝牙钥匙主动更新</w:t>
            </w:r>
          </w:p>
        </w:tc>
        <w:tc>
          <w:tcPr>
            <w:tcW w:w="6096" w:type="dxa"/>
          </w:tcPr>
          <w:p w14:paraId="5BCF7273" w14:textId="3E93A485"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车主通过手机</w:t>
            </w:r>
            <w:r w:rsidRPr="00A94568">
              <w:rPr>
                <w:rFonts w:ascii="Times New Roman" w:hAnsi="Times New Roman" w:cs="Times New Roman" w:hint="eastAsia"/>
                <w:lang w:val="en-GB"/>
              </w:rPr>
              <w:t>APP</w:t>
            </w:r>
            <w:r w:rsidRPr="00A94568">
              <w:rPr>
                <w:rFonts w:ascii="Times New Roman" w:hAnsi="Times New Roman" w:cs="Times New Roman" w:hint="eastAsia"/>
                <w:lang w:val="en-GB"/>
              </w:rPr>
              <w:t>发起更新请求，</w:t>
            </w:r>
            <w:r w:rsidRPr="00A94568">
              <w:rPr>
                <w:rFonts w:ascii="Times New Roman" w:hAnsi="Times New Roman" w:cs="Times New Roman" w:hint="eastAsia"/>
                <w:lang w:val="en-GB"/>
              </w:rPr>
              <w:t>TSP</w:t>
            </w:r>
            <w:r w:rsidRPr="00A94568">
              <w:rPr>
                <w:rFonts w:ascii="Times New Roman" w:hAnsi="Times New Roman" w:cs="Times New Roman" w:hint="eastAsia"/>
                <w:lang w:val="en-GB"/>
              </w:rPr>
              <w:t>接收到车主发送的更新指令，对蓝牙钥匙进行更新，生成新蓝牙钥匙替换旧蓝牙钥匙</w:t>
            </w:r>
          </w:p>
        </w:tc>
      </w:tr>
      <w:tr w:rsidR="00933EB6" w:rsidRPr="00B43077" w14:paraId="263F9421" w14:textId="77777777" w:rsidTr="00933EB6">
        <w:trPr>
          <w:trHeight w:val="659"/>
        </w:trPr>
        <w:tc>
          <w:tcPr>
            <w:tcW w:w="1135" w:type="dxa"/>
            <w:vMerge w:val="restart"/>
          </w:tcPr>
          <w:p w14:paraId="462DB9B6" w14:textId="7B8760CF"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手机</w:t>
            </w:r>
            <w:r w:rsidRPr="00A94568">
              <w:rPr>
                <w:rFonts w:ascii="Times New Roman" w:hAnsi="Times New Roman" w:cs="Times New Roman" w:hint="eastAsia"/>
                <w:lang w:val="en-GB"/>
              </w:rPr>
              <w:t>APP</w:t>
            </w:r>
          </w:p>
        </w:tc>
        <w:tc>
          <w:tcPr>
            <w:tcW w:w="1559" w:type="dxa"/>
          </w:tcPr>
          <w:p w14:paraId="33C0AE05" w14:textId="302BAAAA" w:rsidR="00933EB6" w:rsidRPr="00A94568" w:rsidRDefault="00933EB6" w:rsidP="00A94568">
            <w:pPr>
              <w:jc w:val="both"/>
              <w:rPr>
                <w:rFonts w:ascii="Times New Roman" w:hAnsi="Times New Roman" w:cs="Times New Roman"/>
                <w:lang w:val="en-GB"/>
              </w:rPr>
            </w:pPr>
            <w:r w:rsidRPr="00A94568">
              <w:rPr>
                <w:rFonts w:ascii="Times New Roman" w:hAnsi="Times New Roman" w:cs="Times New Roman" w:hint="eastAsia"/>
                <w:lang w:val="en-GB"/>
              </w:rPr>
              <w:t>车主蓝牙钥匙申请与获取</w:t>
            </w:r>
          </w:p>
        </w:tc>
        <w:tc>
          <w:tcPr>
            <w:tcW w:w="1559" w:type="dxa"/>
            <w:vAlign w:val="center"/>
          </w:tcPr>
          <w:p w14:paraId="01E0D4E8" w14:textId="659378C4" w:rsidR="00933EB6" w:rsidRPr="00A94568" w:rsidRDefault="00933EB6" w:rsidP="00933EB6">
            <w:pPr>
              <w:jc w:val="center"/>
              <w:rPr>
                <w:rFonts w:ascii="Times New Roman" w:hAnsi="Times New Roman" w:cs="Times New Roman"/>
                <w:lang w:val="en-GB"/>
              </w:rPr>
            </w:pPr>
            <w:r>
              <w:rPr>
                <w:rFonts w:ascii="Times New Roman" w:hAnsi="Times New Roman" w:cs="Times New Roman" w:hint="eastAsia"/>
                <w:lang w:val="en-GB"/>
              </w:rPr>
              <w:t>-</w:t>
            </w:r>
          </w:p>
        </w:tc>
        <w:tc>
          <w:tcPr>
            <w:tcW w:w="6096" w:type="dxa"/>
          </w:tcPr>
          <w:p w14:paraId="295468A7" w14:textId="4F70A2E9" w:rsidR="00933EB6" w:rsidRPr="00A94568" w:rsidRDefault="00933EB6" w:rsidP="00A94568">
            <w:pPr>
              <w:jc w:val="both"/>
              <w:rPr>
                <w:rFonts w:ascii="Times New Roman" w:hAnsi="Times New Roman" w:cs="Times New Roman"/>
                <w:lang w:val="en-GB"/>
              </w:rPr>
            </w:pPr>
            <w:r>
              <w:rPr>
                <w:rFonts w:ascii="Times New Roman" w:hAnsi="Times New Roman" w:cs="Times New Roman" w:hint="eastAsia"/>
                <w:lang w:val="en-GB"/>
              </w:rPr>
              <w:t>用户通过手机</w:t>
            </w:r>
            <w:r>
              <w:rPr>
                <w:rFonts w:ascii="Times New Roman" w:hAnsi="Times New Roman" w:cs="Times New Roman" w:hint="eastAsia"/>
                <w:lang w:val="en-GB"/>
              </w:rPr>
              <w:t>APP</w:t>
            </w:r>
            <w:r>
              <w:rPr>
                <w:rFonts w:ascii="Times New Roman" w:hAnsi="Times New Roman" w:cs="Times New Roman" w:hint="eastAsia"/>
                <w:lang w:val="en-GB"/>
              </w:rPr>
              <w:t>选择车辆向</w:t>
            </w:r>
            <w:r>
              <w:rPr>
                <w:rFonts w:ascii="Times New Roman" w:hAnsi="Times New Roman" w:cs="Times New Roman" w:hint="eastAsia"/>
                <w:lang w:val="en-GB"/>
              </w:rPr>
              <w:t>TSP</w:t>
            </w:r>
            <w:r>
              <w:rPr>
                <w:rFonts w:ascii="Times New Roman" w:hAnsi="Times New Roman" w:cs="Times New Roman" w:hint="eastAsia"/>
                <w:lang w:val="en-GB"/>
              </w:rPr>
              <w:t>申请蓝牙钥匙，并存储至手机</w:t>
            </w:r>
          </w:p>
        </w:tc>
      </w:tr>
      <w:tr w:rsidR="00933EB6" w:rsidRPr="00B43077" w14:paraId="550E3729" w14:textId="77777777" w:rsidTr="00933EB6">
        <w:trPr>
          <w:trHeight w:val="659"/>
        </w:trPr>
        <w:tc>
          <w:tcPr>
            <w:tcW w:w="1135" w:type="dxa"/>
            <w:vMerge/>
          </w:tcPr>
          <w:p w14:paraId="51021F5B" w14:textId="2B40E8E7" w:rsidR="00933EB6" w:rsidRPr="00A94568" w:rsidRDefault="00933EB6" w:rsidP="00A94568">
            <w:pPr>
              <w:rPr>
                <w:rFonts w:ascii="Times New Roman" w:hAnsi="Times New Roman" w:cs="Times New Roman"/>
                <w:lang w:val="en-GB"/>
              </w:rPr>
            </w:pPr>
          </w:p>
        </w:tc>
        <w:tc>
          <w:tcPr>
            <w:tcW w:w="1559" w:type="dxa"/>
          </w:tcPr>
          <w:p w14:paraId="5989C9A1" w14:textId="2CFE6BD5"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蓝牙钥匙授权发起与获取</w:t>
            </w:r>
          </w:p>
        </w:tc>
        <w:tc>
          <w:tcPr>
            <w:tcW w:w="1559" w:type="dxa"/>
            <w:vAlign w:val="center"/>
          </w:tcPr>
          <w:p w14:paraId="16090D7E" w14:textId="658CE280" w:rsidR="00933EB6" w:rsidRPr="00A94568" w:rsidRDefault="00933EB6" w:rsidP="00933EB6">
            <w:pPr>
              <w:jc w:val="center"/>
              <w:rPr>
                <w:rFonts w:ascii="Times New Roman" w:hAnsi="Times New Roman" w:cs="Times New Roman"/>
                <w:lang w:val="en-GB"/>
              </w:rPr>
            </w:pPr>
            <w:r>
              <w:rPr>
                <w:rFonts w:ascii="Times New Roman" w:hAnsi="Times New Roman" w:cs="Times New Roman" w:hint="eastAsia"/>
                <w:lang w:val="en-GB"/>
              </w:rPr>
              <w:t>-</w:t>
            </w:r>
          </w:p>
        </w:tc>
        <w:tc>
          <w:tcPr>
            <w:tcW w:w="6096" w:type="dxa"/>
          </w:tcPr>
          <w:p w14:paraId="745752BE" w14:textId="51622B1E" w:rsidR="00933EB6" w:rsidRPr="00A94568" w:rsidRDefault="00933EB6" w:rsidP="00A94568">
            <w:pPr>
              <w:rPr>
                <w:rFonts w:ascii="Times New Roman" w:hAnsi="Times New Roman" w:cs="Times New Roman"/>
                <w:lang w:val="en-GB"/>
              </w:rPr>
            </w:pPr>
            <w:r>
              <w:rPr>
                <w:rFonts w:ascii="Times New Roman" w:hAnsi="Times New Roman" w:cs="Times New Roman" w:hint="eastAsia"/>
                <w:lang w:val="en-GB"/>
              </w:rPr>
              <w:t>车主通过手机</w:t>
            </w:r>
            <w:r>
              <w:rPr>
                <w:rFonts w:ascii="Times New Roman" w:hAnsi="Times New Roman" w:cs="Times New Roman" w:hint="eastAsia"/>
                <w:lang w:val="en-GB"/>
              </w:rPr>
              <w:t>APP</w:t>
            </w:r>
            <w:r>
              <w:rPr>
                <w:rFonts w:ascii="Times New Roman" w:hAnsi="Times New Roman" w:cs="Times New Roman" w:hint="eastAsia"/>
                <w:lang w:val="en-GB"/>
              </w:rPr>
              <w:t>授权他人授权蓝牙钥匙，被授权人对授权进行确认，获取授权蓝牙钥匙</w:t>
            </w:r>
          </w:p>
        </w:tc>
      </w:tr>
      <w:tr w:rsidR="00933EB6" w:rsidRPr="00B43077" w14:paraId="7786AFE3" w14:textId="77777777" w:rsidTr="00261A2A">
        <w:trPr>
          <w:trHeight w:val="659"/>
        </w:trPr>
        <w:tc>
          <w:tcPr>
            <w:tcW w:w="1135" w:type="dxa"/>
            <w:vMerge/>
          </w:tcPr>
          <w:p w14:paraId="4EF91EB2" w14:textId="77777777" w:rsidR="00933EB6" w:rsidRPr="00A94568" w:rsidRDefault="00933EB6" w:rsidP="00A94568">
            <w:pPr>
              <w:rPr>
                <w:rFonts w:ascii="Times New Roman" w:hAnsi="Times New Roman" w:cs="Times New Roman"/>
                <w:lang w:val="en-GB"/>
              </w:rPr>
            </w:pPr>
          </w:p>
        </w:tc>
        <w:tc>
          <w:tcPr>
            <w:tcW w:w="1559" w:type="dxa"/>
            <w:vMerge w:val="restart"/>
          </w:tcPr>
          <w:p w14:paraId="461B6BAE" w14:textId="155F46ED"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蓝牙钥匙注销</w:t>
            </w:r>
          </w:p>
        </w:tc>
        <w:tc>
          <w:tcPr>
            <w:tcW w:w="1559" w:type="dxa"/>
          </w:tcPr>
          <w:p w14:paraId="24FEC3F6" w14:textId="0BE81B85"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车主收回授权注销</w:t>
            </w:r>
          </w:p>
        </w:tc>
        <w:tc>
          <w:tcPr>
            <w:tcW w:w="6096" w:type="dxa"/>
          </w:tcPr>
          <w:p w14:paraId="5CB06E5C" w14:textId="6ADE8086" w:rsidR="00933EB6" w:rsidRPr="00A94568" w:rsidRDefault="00933EB6" w:rsidP="00A94568">
            <w:pPr>
              <w:rPr>
                <w:rFonts w:ascii="Times New Roman" w:hAnsi="Times New Roman" w:cs="Times New Roman"/>
                <w:lang w:val="en-GB"/>
              </w:rPr>
            </w:pPr>
            <w:r w:rsidRPr="00933EB6">
              <w:rPr>
                <w:rFonts w:ascii="Times New Roman" w:hAnsi="Times New Roman" w:cs="Times New Roman" w:hint="eastAsia"/>
                <w:lang w:val="en-GB"/>
              </w:rPr>
              <w:t>车主通过手机</w:t>
            </w:r>
            <w:r w:rsidRPr="00933EB6">
              <w:rPr>
                <w:rFonts w:ascii="Times New Roman" w:hAnsi="Times New Roman" w:cs="Times New Roman" w:hint="eastAsia"/>
                <w:lang w:val="en-GB"/>
              </w:rPr>
              <w:t>APP</w:t>
            </w:r>
            <w:r w:rsidRPr="00933EB6">
              <w:rPr>
                <w:rFonts w:ascii="Times New Roman" w:hAnsi="Times New Roman" w:cs="Times New Roman" w:hint="eastAsia"/>
                <w:lang w:val="en-GB"/>
              </w:rPr>
              <w:t>注销已授权的蓝牙钥匙，终止授权</w:t>
            </w:r>
          </w:p>
        </w:tc>
      </w:tr>
      <w:tr w:rsidR="00933EB6" w:rsidRPr="00B43077" w14:paraId="3CAFDCA6" w14:textId="77777777" w:rsidTr="00261A2A">
        <w:trPr>
          <w:trHeight w:val="659"/>
        </w:trPr>
        <w:tc>
          <w:tcPr>
            <w:tcW w:w="1135" w:type="dxa"/>
            <w:vMerge/>
          </w:tcPr>
          <w:p w14:paraId="5978AA6A" w14:textId="77777777" w:rsidR="00933EB6" w:rsidRPr="00A94568" w:rsidRDefault="00933EB6" w:rsidP="00A94568">
            <w:pPr>
              <w:rPr>
                <w:rFonts w:ascii="Times New Roman" w:hAnsi="Times New Roman" w:cs="Times New Roman"/>
                <w:lang w:val="en-GB"/>
              </w:rPr>
            </w:pPr>
          </w:p>
        </w:tc>
        <w:tc>
          <w:tcPr>
            <w:tcW w:w="1559" w:type="dxa"/>
            <w:vMerge/>
          </w:tcPr>
          <w:p w14:paraId="052E9C66" w14:textId="77777777" w:rsidR="00933EB6" w:rsidRPr="00A94568" w:rsidRDefault="00933EB6" w:rsidP="00A94568">
            <w:pPr>
              <w:rPr>
                <w:rFonts w:ascii="Times New Roman" w:hAnsi="Times New Roman" w:cs="Times New Roman"/>
                <w:lang w:val="en-GB"/>
              </w:rPr>
            </w:pPr>
          </w:p>
        </w:tc>
        <w:tc>
          <w:tcPr>
            <w:tcW w:w="1559" w:type="dxa"/>
          </w:tcPr>
          <w:p w14:paraId="68329A24" w14:textId="3C6D3FA0"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到期自动注销</w:t>
            </w:r>
          </w:p>
        </w:tc>
        <w:tc>
          <w:tcPr>
            <w:tcW w:w="6096" w:type="dxa"/>
          </w:tcPr>
          <w:p w14:paraId="785053E8" w14:textId="7D2E79ED" w:rsidR="00933EB6" w:rsidRPr="00933EB6" w:rsidRDefault="00933EB6" w:rsidP="00933EB6">
            <w:pPr>
              <w:rPr>
                <w:rFonts w:ascii="Times New Roman" w:hAnsi="Times New Roman" w:cs="Times New Roman"/>
                <w:lang w:val="en-GB"/>
              </w:rPr>
            </w:pPr>
            <w:r>
              <w:rPr>
                <w:rFonts w:ascii="Times New Roman" w:hAnsi="Times New Roman" w:cs="Times New Roman" w:hint="eastAsia"/>
                <w:lang w:val="en-GB"/>
              </w:rPr>
              <w:t>被授权人手机</w:t>
            </w:r>
            <w:r>
              <w:rPr>
                <w:rFonts w:ascii="Times New Roman" w:hAnsi="Times New Roman" w:cs="Times New Roman" w:hint="eastAsia"/>
                <w:lang w:val="en-GB"/>
              </w:rPr>
              <w:t>APP</w:t>
            </w:r>
            <w:r>
              <w:rPr>
                <w:rFonts w:ascii="Times New Roman" w:hAnsi="Times New Roman" w:cs="Times New Roman" w:hint="eastAsia"/>
                <w:lang w:val="en-GB"/>
              </w:rPr>
              <w:t>检测到蓝牙到期自动进行注销</w:t>
            </w:r>
          </w:p>
        </w:tc>
      </w:tr>
      <w:tr w:rsidR="00933EB6" w:rsidRPr="00B43077" w14:paraId="4AD8B180" w14:textId="77777777" w:rsidTr="00261A2A">
        <w:trPr>
          <w:trHeight w:val="659"/>
        </w:trPr>
        <w:tc>
          <w:tcPr>
            <w:tcW w:w="1135" w:type="dxa"/>
            <w:vMerge/>
          </w:tcPr>
          <w:p w14:paraId="4D3A8351" w14:textId="77777777" w:rsidR="00933EB6" w:rsidRPr="00A94568" w:rsidRDefault="00933EB6" w:rsidP="00A94568">
            <w:pPr>
              <w:rPr>
                <w:rFonts w:ascii="Times New Roman" w:hAnsi="Times New Roman" w:cs="Times New Roman"/>
                <w:lang w:val="en-GB"/>
              </w:rPr>
            </w:pPr>
          </w:p>
        </w:tc>
        <w:tc>
          <w:tcPr>
            <w:tcW w:w="1559" w:type="dxa"/>
            <w:vMerge/>
          </w:tcPr>
          <w:p w14:paraId="58CC88A6" w14:textId="77777777" w:rsidR="00933EB6" w:rsidRPr="00A94568" w:rsidRDefault="00933EB6" w:rsidP="00A94568">
            <w:pPr>
              <w:rPr>
                <w:rFonts w:ascii="Times New Roman" w:hAnsi="Times New Roman" w:cs="Times New Roman"/>
                <w:lang w:val="en-GB"/>
              </w:rPr>
            </w:pPr>
          </w:p>
        </w:tc>
        <w:tc>
          <w:tcPr>
            <w:tcW w:w="1559" w:type="dxa"/>
          </w:tcPr>
          <w:p w14:paraId="39A33A6C" w14:textId="208D7428"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被授权人归还注销</w:t>
            </w:r>
          </w:p>
        </w:tc>
        <w:tc>
          <w:tcPr>
            <w:tcW w:w="6096" w:type="dxa"/>
          </w:tcPr>
          <w:p w14:paraId="46050D36" w14:textId="628A0372" w:rsidR="00933EB6" w:rsidRPr="00933EB6" w:rsidRDefault="00933EB6" w:rsidP="00933EB6">
            <w:pPr>
              <w:rPr>
                <w:rFonts w:ascii="Times New Roman" w:hAnsi="Times New Roman" w:cs="Times New Roman"/>
                <w:lang w:val="en-GB"/>
              </w:rPr>
            </w:pPr>
            <w:r>
              <w:rPr>
                <w:rFonts w:ascii="Times New Roman" w:hAnsi="Times New Roman" w:cs="Times New Roman" w:hint="eastAsia"/>
                <w:lang w:val="en-GB"/>
              </w:rPr>
              <w:t>被授权人通过手机</w:t>
            </w:r>
            <w:r>
              <w:rPr>
                <w:rFonts w:ascii="Times New Roman" w:hAnsi="Times New Roman" w:cs="Times New Roman" w:hint="eastAsia"/>
                <w:lang w:val="en-GB"/>
              </w:rPr>
              <w:t>APP</w:t>
            </w:r>
            <w:r>
              <w:rPr>
                <w:rFonts w:ascii="Times New Roman" w:hAnsi="Times New Roman" w:cs="Times New Roman" w:hint="eastAsia"/>
                <w:lang w:val="en-GB"/>
              </w:rPr>
              <w:t>向</w:t>
            </w:r>
            <w:r>
              <w:rPr>
                <w:rFonts w:ascii="Times New Roman" w:hAnsi="Times New Roman" w:cs="Times New Roman" w:hint="eastAsia"/>
                <w:lang w:val="en-GB"/>
              </w:rPr>
              <w:t>TSP</w:t>
            </w:r>
            <w:r>
              <w:rPr>
                <w:rFonts w:ascii="Times New Roman" w:hAnsi="Times New Roman" w:cs="Times New Roman" w:hint="eastAsia"/>
                <w:lang w:val="en-GB"/>
              </w:rPr>
              <w:t>发送注销申请，</w:t>
            </w:r>
            <w:r>
              <w:rPr>
                <w:rFonts w:ascii="Times New Roman" w:hAnsi="Times New Roman" w:cs="Times New Roman" w:hint="eastAsia"/>
                <w:lang w:val="en-GB"/>
              </w:rPr>
              <w:t>TSP</w:t>
            </w:r>
            <w:r>
              <w:rPr>
                <w:rFonts w:ascii="Times New Roman" w:hAnsi="Times New Roman" w:cs="Times New Roman" w:hint="eastAsia"/>
                <w:lang w:val="en-GB"/>
              </w:rPr>
              <w:t>对注销申请进行验证后，向车端蓝牙模块和手机</w:t>
            </w:r>
            <w:r>
              <w:rPr>
                <w:rFonts w:ascii="Times New Roman" w:hAnsi="Times New Roman" w:cs="Times New Roman" w:hint="eastAsia"/>
                <w:lang w:val="en-GB"/>
              </w:rPr>
              <w:t>APP</w:t>
            </w:r>
            <w:r>
              <w:rPr>
                <w:rFonts w:ascii="Times New Roman" w:hAnsi="Times New Roman" w:cs="Times New Roman" w:hint="eastAsia"/>
                <w:lang w:val="en-GB"/>
              </w:rPr>
              <w:t>下发注销指令</w:t>
            </w:r>
          </w:p>
        </w:tc>
      </w:tr>
      <w:tr w:rsidR="00933EB6" w:rsidRPr="00B43077" w14:paraId="3441F6A1" w14:textId="77777777" w:rsidTr="00261A2A">
        <w:trPr>
          <w:trHeight w:val="659"/>
        </w:trPr>
        <w:tc>
          <w:tcPr>
            <w:tcW w:w="1135" w:type="dxa"/>
            <w:vMerge/>
          </w:tcPr>
          <w:p w14:paraId="6B4CA9AC" w14:textId="77777777" w:rsidR="00933EB6" w:rsidRPr="00A94568" w:rsidRDefault="00933EB6" w:rsidP="00A94568">
            <w:pPr>
              <w:rPr>
                <w:rFonts w:ascii="Times New Roman" w:hAnsi="Times New Roman" w:cs="Times New Roman"/>
                <w:lang w:val="en-GB"/>
              </w:rPr>
            </w:pPr>
          </w:p>
        </w:tc>
        <w:tc>
          <w:tcPr>
            <w:tcW w:w="1559" w:type="dxa"/>
            <w:vMerge/>
          </w:tcPr>
          <w:p w14:paraId="77160E63" w14:textId="77777777" w:rsidR="00933EB6" w:rsidRPr="00A94568" w:rsidRDefault="00933EB6" w:rsidP="00A94568">
            <w:pPr>
              <w:rPr>
                <w:rFonts w:ascii="Times New Roman" w:hAnsi="Times New Roman" w:cs="Times New Roman"/>
                <w:lang w:val="en-GB"/>
              </w:rPr>
            </w:pPr>
          </w:p>
        </w:tc>
        <w:tc>
          <w:tcPr>
            <w:tcW w:w="1559" w:type="dxa"/>
          </w:tcPr>
          <w:p w14:paraId="2432E32E" w14:textId="3CF82CC6"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管理人员后台注销</w:t>
            </w:r>
          </w:p>
        </w:tc>
        <w:tc>
          <w:tcPr>
            <w:tcW w:w="6096" w:type="dxa"/>
          </w:tcPr>
          <w:p w14:paraId="4F420EE3" w14:textId="345E04AF" w:rsidR="00933EB6" w:rsidRPr="00933EB6" w:rsidRDefault="00933EB6" w:rsidP="00933EB6">
            <w:pPr>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收到</w:t>
            </w:r>
            <w:r>
              <w:rPr>
                <w:rFonts w:ascii="Times New Roman" w:hAnsi="Times New Roman" w:cs="Times New Roman" w:hint="eastAsia"/>
                <w:lang w:val="en-GB"/>
              </w:rPr>
              <w:t>TSP</w:t>
            </w:r>
            <w:r>
              <w:rPr>
                <w:rFonts w:ascii="Times New Roman" w:hAnsi="Times New Roman" w:cs="Times New Roman" w:hint="eastAsia"/>
                <w:lang w:val="en-GB"/>
              </w:rPr>
              <w:t>下发注销指令对蓝牙钥匙进行注销</w:t>
            </w:r>
          </w:p>
        </w:tc>
      </w:tr>
      <w:tr w:rsidR="00933EB6" w:rsidRPr="00B43077" w14:paraId="67AB1882" w14:textId="77777777" w:rsidTr="00261A2A">
        <w:trPr>
          <w:trHeight w:val="659"/>
        </w:trPr>
        <w:tc>
          <w:tcPr>
            <w:tcW w:w="1135" w:type="dxa"/>
            <w:vMerge/>
          </w:tcPr>
          <w:p w14:paraId="57DA94A0" w14:textId="77777777" w:rsidR="00933EB6" w:rsidRPr="00A94568" w:rsidRDefault="00933EB6" w:rsidP="00A94568">
            <w:pPr>
              <w:rPr>
                <w:rFonts w:ascii="Times New Roman" w:hAnsi="Times New Roman" w:cs="Times New Roman"/>
                <w:lang w:val="en-GB"/>
              </w:rPr>
            </w:pPr>
          </w:p>
        </w:tc>
        <w:tc>
          <w:tcPr>
            <w:tcW w:w="1559" w:type="dxa"/>
          </w:tcPr>
          <w:p w14:paraId="77849111" w14:textId="539E7B91"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蓝牙钥匙更新</w:t>
            </w:r>
          </w:p>
        </w:tc>
        <w:tc>
          <w:tcPr>
            <w:tcW w:w="1559" w:type="dxa"/>
          </w:tcPr>
          <w:p w14:paraId="33BE3C4D" w14:textId="1B27F3EC"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蓝牙钥匙自动更新</w:t>
            </w:r>
          </w:p>
        </w:tc>
        <w:tc>
          <w:tcPr>
            <w:tcW w:w="6096" w:type="dxa"/>
          </w:tcPr>
          <w:p w14:paraId="241C2B05" w14:textId="0EA7D264" w:rsidR="00933EB6" w:rsidRPr="00933EB6" w:rsidRDefault="00933EB6" w:rsidP="00A94568">
            <w:pPr>
              <w:rPr>
                <w:rFonts w:ascii="Times New Roman" w:hAnsi="Times New Roman" w:cs="Times New Roman"/>
                <w:lang w:val="en-GB"/>
              </w:rPr>
            </w:pPr>
            <w:r w:rsidRPr="00933EB6">
              <w:rPr>
                <w:rFonts w:ascii="Times New Roman" w:hAnsi="Times New Roman" w:cs="Times New Roman" w:hint="eastAsia"/>
                <w:lang w:val="en-GB"/>
              </w:rPr>
              <w:t>手机</w:t>
            </w:r>
            <w:r w:rsidRPr="00933EB6">
              <w:rPr>
                <w:rFonts w:ascii="Times New Roman" w:hAnsi="Times New Roman" w:cs="Times New Roman" w:hint="eastAsia"/>
                <w:lang w:val="en-GB"/>
              </w:rPr>
              <w:t>APP</w:t>
            </w:r>
            <w:r w:rsidRPr="00933EB6">
              <w:rPr>
                <w:rFonts w:ascii="Times New Roman" w:hAnsi="Times New Roman" w:cs="Times New Roman" w:hint="eastAsia"/>
                <w:lang w:val="en-GB"/>
              </w:rPr>
              <w:t>接收到</w:t>
            </w:r>
            <w:r w:rsidRPr="00933EB6">
              <w:rPr>
                <w:rFonts w:ascii="Times New Roman" w:hAnsi="Times New Roman" w:cs="Times New Roman" w:hint="eastAsia"/>
                <w:lang w:val="en-GB"/>
              </w:rPr>
              <w:t>TSP</w:t>
            </w:r>
            <w:r w:rsidRPr="00933EB6">
              <w:rPr>
                <w:rFonts w:ascii="Times New Roman" w:hAnsi="Times New Roman" w:cs="Times New Roman" w:hint="eastAsia"/>
                <w:lang w:val="en-GB"/>
              </w:rPr>
              <w:t>生成的新蓝牙钥匙，对蓝牙钥匙进行更新</w:t>
            </w:r>
          </w:p>
        </w:tc>
      </w:tr>
      <w:tr w:rsidR="00933EB6" w:rsidRPr="00B43077" w14:paraId="23E86719" w14:textId="77777777" w:rsidTr="00933EB6">
        <w:trPr>
          <w:trHeight w:val="659"/>
        </w:trPr>
        <w:tc>
          <w:tcPr>
            <w:tcW w:w="1135" w:type="dxa"/>
            <w:vMerge w:val="restart"/>
          </w:tcPr>
          <w:p w14:paraId="499DF872" w14:textId="0452EFE7"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车端蓝牙模块</w:t>
            </w:r>
          </w:p>
        </w:tc>
        <w:tc>
          <w:tcPr>
            <w:tcW w:w="1559" w:type="dxa"/>
          </w:tcPr>
          <w:p w14:paraId="4C5112CB" w14:textId="020A84E7" w:rsidR="00933EB6" w:rsidRPr="00A94568" w:rsidRDefault="00933EB6" w:rsidP="00A94568">
            <w:pPr>
              <w:jc w:val="both"/>
              <w:rPr>
                <w:rFonts w:ascii="Times New Roman" w:hAnsi="Times New Roman" w:cs="Times New Roman"/>
                <w:lang w:val="en-GB"/>
              </w:rPr>
            </w:pPr>
            <w:r w:rsidRPr="00A94568">
              <w:rPr>
                <w:rFonts w:ascii="Times New Roman" w:hAnsi="Times New Roman" w:cs="Times New Roman" w:hint="eastAsia"/>
                <w:lang w:val="en-GB"/>
              </w:rPr>
              <w:t>蓝牙钥匙获取</w:t>
            </w:r>
          </w:p>
        </w:tc>
        <w:tc>
          <w:tcPr>
            <w:tcW w:w="1559" w:type="dxa"/>
            <w:vAlign w:val="center"/>
          </w:tcPr>
          <w:p w14:paraId="5D4AC65E" w14:textId="68DA2688" w:rsidR="00933EB6" w:rsidRPr="00A94568" w:rsidRDefault="00933EB6" w:rsidP="00933EB6">
            <w:pPr>
              <w:jc w:val="center"/>
              <w:rPr>
                <w:rFonts w:ascii="Times New Roman" w:hAnsi="Times New Roman" w:cs="Times New Roman"/>
                <w:lang w:val="en-GB"/>
              </w:rPr>
            </w:pPr>
            <w:r>
              <w:rPr>
                <w:rFonts w:ascii="Times New Roman" w:hAnsi="Times New Roman" w:cs="Times New Roman" w:hint="eastAsia"/>
                <w:lang w:val="en-GB"/>
              </w:rPr>
              <w:t>-</w:t>
            </w:r>
          </w:p>
        </w:tc>
        <w:tc>
          <w:tcPr>
            <w:tcW w:w="6096" w:type="dxa"/>
          </w:tcPr>
          <w:p w14:paraId="18A8EF13" w14:textId="07FDAB69" w:rsidR="00933EB6" w:rsidRPr="00933EB6" w:rsidRDefault="00933EB6" w:rsidP="00A94568">
            <w:pPr>
              <w:jc w:val="both"/>
              <w:rPr>
                <w:rFonts w:ascii="Times New Roman" w:hAnsi="Times New Roman" w:cs="Times New Roman"/>
                <w:lang w:val="en-GB"/>
              </w:rPr>
            </w:pPr>
            <w:r w:rsidRPr="00933EB6">
              <w:rPr>
                <w:rFonts w:ascii="Times New Roman" w:hAnsi="Times New Roman" w:cs="Times New Roman" w:hint="eastAsia"/>
                <w:lang w:val="en-GB"/>
              </w:rPr>
              <w:t>蓝牙模块对</w:t>
            </w:r>
            <w:r w:rsidRPr="00933EB6">
              <w:rPr>
                <w:rFonts w:ascii="Times New Roman" w:hAnsi="Times New Roman" w:cs="Times New Roman" w:hint="eastAsia"/>
                <w:lang w:val="en-GB"/>
              </w:rPr>
              <w:t>TSP</w:t>
            </w:r>
            <w:r w:rsidRPr="00933EB6">
              <w:rPr>
                <w:rFonts w:ascii="Times New Roman" w:hAnsi="Times New Roman" w:cs="Times New Roman" w:hint="eastAsia"/>
                <w:lang w:val="en-GB"/>
              </w:rPr>
              <w:t>生成的车主蓝牙钥匙和授权蓝牙钥匙进行保存</w:t>
            </w:r>
          </w:p>
        </w:tc>
      </w:tr>
      <w:tr w:rsidR="00933EB6" w:rsidRPr="00B43077" w14:paraId="736D85FD" w14:textId="77777777" w:rsidTr="00933EB6">
        <w:trPr>
          <w:trHeight w:val="772"/>
        </w:trPr>
        <w:tc>
          <w:tcPr>
            <w:tcW w:w="1135" w:type="dxa"/>
            <w:vMerge/>
          </w:tcPr>
          <w:p w14:paraId="4185396D" w14:textId="562A88DA" w:rsidR="00933EB6" w:rsidRPr="00A94568" w:rsidRDefault="00933EB6" w:rsidP="00A94568">
            <w:pPr>
              <w:rPr>
                <w:rFonts w:ascii="Times New Roman" w:hAnsi="Times New Roman" w:cs="Times New Roman"/>
                <w:lang w:val="en-GB"/>
              </w:rPr>
            </w:pPr>
          </w:p>
        </w:tc>
        <w:tc>
          <w:tcPr>
            <w:tcW w:w="1559" w:type="dxa"/>
          </w:tcPr>
          <w:p w14:paraId="2EF8D441" w14:textId="191651EB"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蓝牙钥匙使用</w:t>
            </w:r>
          </w:p>
        </w:tc>
        <w:tc>
          <w:tcPr>
            <w:tcW w:w="1559" w:type="dxa"/>
            <w:vAlign w:val="center"/>
          </w:tcPr>
          <w:p w14:paraId="1AF38A4C" w14:textId="14052E0A" w:rsidR="00933EB6" w:rsidRPr="00A94568" w:rsidRDefault="00933EB6" w:rsidP="00933EB6">
            <w:pPr>
              <w:jc w:val="center"/>
              <w:rPr>
                <w:rFonts w:ascii="Times New Roman" w:hAnsi="Times New Roman" w:cs="Times New Roman"/>
                <w:lang w:val="en-GB"/>
              </w:rPr>
            </w:pPr>
            <w:r>
              <w:rPr>
                <w:rFonts w:ascii="Times New Roman" w:hAnsi="Times New Roman" w:cs="Times New Roman" w:hint="eastAsia"/>
                <w:lang w:val="en-GB"/>
              </w:rPr>
              <w:t>-</w:t>
            </w:r>
          </w:p>
        </w:tc>
        <w:tc>
          <w:tcPr>
            <w:tcW w:w="6096" w:type="dxa"/>
          </w:tcPr>
          <w:p w14:paraId="0C0D406E" w14:textId="408CCA18" w:rsidR="00933EB6" w:rsidRPr="00A94568" w:rsidRDefault="00933EB6" w:rsidP="00A94568">
            <w:pPr>
              <w:rPr>
                <w:rFonts w:ascii="Times New Roman" w:hAnsi="Times New Roman" w:cs="Times New Roman"/>
                <w:lang w:val="en-GB"/>
              </w:rPr>
            </w:pPr>
            <w:r>
              <w:rPr>
                <w:rFonts w:ascii="Times New Roman" w:hAnsi="Times New Roman" w:cs="Times New Roman" w:hint="eastAsia"/>
                <w:lang w:val="en-GB"/>
              </w:rPr>
              <w:t>用户靠近车辆，手机</w:t>
            </w:r>
            <w:r>
              <w:rPr>
                <w:rFonts w:ascii="Times New Roman" w:hAnsi="Times New Roman" w:cs="Times New Roman" w:hint="eastAsia"/>
                <w:lang w:val="en-GB"/>
              </w:rPr>
              <w:t>APP</w:t>
            </w:r>
            <w:r>
              <w:rPr>
                <w:rFonts w:ascii="Times New Roman" w:hAnsi="Times New Roman" w:cs="Times New Roman" w:hint="eastAsia"/>
                <w:lang w:val="en-GB"/>
              </w:rPr>
              <w:t>与车辆建立连接并进行鉴权，鉴权通过后可通过蓝牙实现对车辆的解锁和控制</w:t>
            </w:r>
          </w:p>
        </w:tc>
      </w:tr>
      <w:tr w:rsidR="00933EB6" w:rsidRPr="00B43077" w14:paraId="0976BD12" w14:textId="77777777" w:rsidTr="000D5BD7">
        <w:trPr>
          <w:trHeight w:val="647"/>
        </w:trPr>
        <w:tc>
          <w:tcPr>
            <w:tcW w:w="1135" w:type="dxa"/>
            <w:vMerge/>
          </w:tcPr>
          <w:p w14:paraId="551D8345" w14:textId="77777777" w:rsidR="00933EB6" w:rsidRPr="00A94568" w:rsidRDefault="00933EB6" w:rsidP="00A94568">
            <w:pPr>
              <w:rPr>
                <w:rFonts w:ascii="Times New Roman" w:hAnsi="Times New Roman" w:cs="Times New Roman"/>
                <w:lang w:val="en-GB"/>
              </w:rPr>
            </w:pPr>
          </w:p>
        </w:tc>
        <w:tc>
          <w:tcPr>
            <w:tcW w:w="1559" w:type="dxa"/>
            <w:vMerge w:val="restart"/>
          </w:tcPr>
          <w:p w14:paraId="6841CB93" w14:textId="3F97F165"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蓝牙钥匙注销</w:t>
            </w:r>
          </w:p>
        </w:tc>
        <w:tc>
          <w:tcPr>
            <w:tcW w:w="1559" w:type="dxa"/>
          </w:tcPr>
          <w:p w14:paraId="3F2BBA9E" w14:textId="2445F378"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主动注销</w:t>
            </w:r>
          </w:p>
        </w:tc>
        <w:tc>
          <w:tcPr>
            <w:tcW w:w="6096" w:type="dxa"/>
          </w:tcPr>
          <w:p w14:paraId="0BA30EAD" w14:textId="7F53BCFA" w:rsidR="00933EB6" w:rsidRPr="00933EB6" w:rsidRDefault="00933EB6" w:rsidP="00A94568">
            <w:pPr>
              <w:rPr>
                <w:rFonts w:ascii="Times New Roman" w:hAnsi="Times New Roman" w:cs="Times New Roman"/>
                <w:lang w:val="en-GB"/>
              </w:rPr>
            </w:pPr>
            <w:r w:rsidRPr="00933EB6">
              <w:rPr>
                <w:rFonts w:ascii="Times New Roman" w:hAnsi="Times New Roman" w:cs="Times New Roman" w:hint="eastAsia"/>
                <w:lang w:val="en-GB"/>
              </w:rPr>
              <w:t>车端蓝牙模块接收到</w:t>
            </w:r>
            <w:r w:rsidRPr="00933EB6">
              <w:rPr>
                <w:rFonts w:ascii="Times New Roman" w:hAnsi="Times New Roman" w:cs="Times New Roman" w:hint="eastAsia"/>
                <w:lang w:val="en-GB"/>
              </w:rPr>
              <w:t>TSP</w:t>
            </w:r>
            <w:r w:rsidRPr="00933EB6">
              <w:rPr>
                <w:rFonts w:ascii="Times New Roman" w:hAnsi="Times New Roman" w:cs="Times New Roman" w:hint="eastAsia"/>
                <w:lang w:val="en-GB"/>
              </w:rPr>
              <w:t>注销指令，对蓝牙钥匙进行注销</w:t>
            </w:r>
          </w:p>
        </w:tc>
      </w:tr>
      <w:tr w:rsidR="00933EB6" w:rsidRPr="00B43077" w14:paraId="751F79D9" w14:textId="77777777" w:rsidTr="000D5BD7">
        <w:trPr>
          <w:trHeight w:val="647"/>
        </w:trPr>
        <w:tc>
          <w:tcPr>
            <w:tcW w:w="1135" w:type="dxa"/>
            <w:vMerge/>
          </w:tcPr>
          <w:p w14:paraId="35E66A28" w14:textId="77777777" w:rsidR="00933EB6" w:rsidRPr="00A94568" w:rsidRDefault="00933EB6" w:rsidP="00A94568">
            <w:pPr>
              <w:rPr>
                <w:rFonts w:ascii="Times New Roman" w:hAnsi="Times New Roman" w:cs="Times New Roman"/>
                <w:lang w:val="en-GB"/>
              </w:rPr>
            </w:pPr>
          </w:p>
        </w:tc>
        <w:tc>
          <w:tcPr>
            <w:tcW w:w="1559" w:type="dxa"/>
            <w:vMerge/>
          </w:tcPr>
          <w:p w14:paraId="63834F6E" w14:textId="77777777" w:rsidR="00933EB6" w:rsidRPr="00A94568" w:rsidRDefault="00933EB6" w:rsidP="00A94568">
            <w:pPr>
              <w:rPr>
                <w:rFonts w:ascii="Times New Roman" w:hAnsi="Times New Roman" w:cs="Times New Roman"/>
                <w:lang w:val="en-GB"/>
              </w:rPr>
            </w:pPr>
          </w:p>
        </w:tc>
        <w:tc>
          <w:tcPr>
            <w:tcW w:w="1559" w:type="dxa"/>
          </w:tcPr>
          <w:p w14:paraId="3F8B1311" w14:textId="587C6B51"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到期自动注销</w:t>
            </w:r>
          </w:p>
        </w:tc>
        <w:tc>
          <w:tcPr>
            <w:tcW w:w="6096" w:type="dxa"/>
          </w:tcPr>
          <w:p w14:paraId="5567406D" w14:textId="5A585608" w:rsidR="00933EB6" w:rsidRPr="00933EB6" w:rsidRDefault="00933EB6" w:rsidP="00933EB6">
            <w:pPr>
              <w:rPr>
                <w:rFonts w:ascii="Times New Roman" w:hAnsi="Times New Roman" w:cs="Times New Roman"/>
                <w:lang w:val="en-GB"/>
              </w:rPr>
            </w:pPr>
            <w:r w:rsidRPr="00933EB6">
              <w:rPr>
                <w:rFonts w:ascii="Times New Roman" w:hAnsi="Times New Roman" w:cs="Times New Roman" w:hint="eastAsia"/>
                <w:lang w:val="en-GB"/>
              </w:rPr>
              <w:t>车端蓝牙模块监测到蓝牙钥匙过期，自动对其进行注销</w:t>
            </w:r>
          </w:p>
        </w:tc>
      </w:tr>
      <w:tr w:rsidR="00933EB6" w:rsidRPr="00B43077" w14:paraId="0774CA35" w14:textId="77777777" w:rsidTr="00261A2A">
        <w:trPr>
          <w:trHeight w:val="1224"/>
        </w:trPr>
        <w:tc>
          <w:tcPr>
            <w:tcW w:w="1135" w:type="dxa"/>
            <w:vMerge/>
          </w:tcPr>
          <w:p w14:paraId="2E539146" w14:textId="382DECD3" w:rsidR="00933EB6" w:rsidRPr="00A94568" w:rsidRDefault="00933EB6" w:rsidP="00A94568">
            <w:pPr>
              <w:rPr>
                <w:rFonts w:ascii="Times New Roman" w:hAnsi="Times New Roman" w:cs="Times New Roman"/>
                <w:lang w:val="en-GB"/>
              </w:rPr>
            </w:pPr>
          </w:p>
        </w:tc>
        <w:tc>
          <w:tcPr>
            <w:tcW w:w="1559" w:type="dxa"/>
          </w:tcPr>
          <w:p w14:paraId="59CDE3D6" w14:textId="6E4F38FE"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蓝牙钥匙更新</w:t>
            </w:r>
          </w:p>
        </w:tc>
        <w:tc>
          <w:tcPr>
            <w:tcW w:w="1559" w:type="dxa"/>
          </w:tcPr>
          <w:p w14:paraId="1236F2E5" w14:textId="31B528C5" w:rsidR="00933EB6" w:rsidRPr="00A94568" w:rsidRDefault="00933EB6" w:rsidP="00A94568">
            <w:pPr>
              <w:rPr>
                <w:rFonts w:ascii="Times New Roman" w:hAnsi="Times New Roman" w:cs="Times New Roman"/>
                <w:lang w:val="en-GB"/>
              </w:rPr>
            </w:pPr>
            <w:r w:rsidRPr="00A94568">
              <w:rPr>
                <w:rFonts w:ascii="Times New Roman" w:hAnsi="Times New Roman" w:cs="Times New Roman" w:hint="eastAsia"/>
                <w:lang w:val="en-GB"/>
              </w:rPr>
              <w:t>蓝牙钥匙自动更新</w:t>
            </w:r>
          </w:p>
        </w:tc>
        <w:tc>
          <w:tcPr>
            <w:tcW w:w="6096" w:type="dxa"/>
          </w:tcPr>
          <w:p w14:paraId="4AAA6F18" w14:textId="7CAB122A" w:rsidR="00933EB6" w:rsidRPr="00A94568" w:rsidRDefault="003459AB" w:rsidP="00A94568">
            <w:pPr>
              <w:rPr>
                <w:rFonts w:ascii="Times New Roman" w:hAnsi="Times New Roman" w:cs="Times New Roman"/>
                <w:lang w:val="en-GB"/>
              </w:rPr>
            </w:pPr>
            <w:ins w:id="34" w:author="凯宇" w:date="2020-05-22T09:59:00Z">
              <w:r>
                <w:rPr>
                  <w:rFonts w:ascii="Times New Roman" w:hAnsi="Times New Roman" w:cs="Times New Roman" w:hint="eastAsia"/>
                  <w:lang w:val="en-GB"/>
                </w:rPr>
                <w:t>车端蓝牙模块</w:t>
              </w:r>
            </w:ins>
            <w:ins w:id="35" w:author="凯宇" w:date="2020-05-22T09:58:00Z">
              <w:r w:rsidRPr="00933EB6">
                <w:rPr>
                  <w:rFonts w:ascii="Times New Roman" w:hAnsi="Times New Roman" w:cs="Times New Roman" w:hint="eastAsia"/>
                  <w:lang w:val="en-GB"/>
                </w:rPr>
                <w:t>接收到</w:t>
              </w:r>
              <w:r w:rsidRPr="00933EB6">
                <w:rPr>
                  <w:rFonts w:ascii="Times New Roman" w:hAnsi="Times New Roman" w:cs="Times New Roman" w:hint="eastAsia"/>
                  <w:lang w:val="en-GB"/>
                </w:rPr>
                <w:t>TSP</w:t>
              </w:r>
              <w:r w:rsidRPr="00933EB6">
                <w:rPr>
                  <w:rFonts w:ascii="Times New Roman" w:hAnsi="Times New Roman" w:cs="Times New Roman" w:hint="eastAsia"/>
                  <w:lang w:val="en-GB"/>
                </w:rPr>
                <w:t>生成的新蓝牙钥匙，对蓝牙钥匙进行更新</w:t>
              </w:r>
            </w:ins>
            <w:del w:id="36" w:author="凯宇" w:date="2020-05-22T09:58:00Z">
              <w:r w:rsidR="00933EB6" w:rsidRPr="00933EB6" w:rsidDel="003459AB">
                <w:rPr>
                  <w:rFonts w:ascii="Times New Roman" w:hAnsi="Times New Roman" w:cs="Times New Roman" w:hint="eastAsia"/>
                  <w:lang w:val="en-GB"/>
                </w:rPr>
                <w:delText>蓝牙模块检测到</w:delText>
              </w:r>
            </w:del>
            <w:del w:id="37" w:author="凯宇" w:date="2020-05-22T09:57:00Z">
              <w:r w:rsidR="00933EB6" w:rsidRPr="00933EB6" w:rsidDel="003459AB">
                <w:rPr>
                  <w:rFonts w:ascii="Times New Roman" w:hAnsi="Times New Roman" w:cs="Times New Roman" w:hint="eastAsia"/>
                  <w:lang w:val="en-GB"/>
                </w:rPr>
                <w:delText>钥匙需更新，</w:delText>
              </w:r>
            </w:del>
            <w:del w:id="38" w:author="凯宇" w:date="2020-05-22T09:58:00Z">
              <w:r w:rsidR="00933EB6" w:rsidRPr="00933EB6" w:rsidDel="003459AB">
                <w:rPr>
                  <w:rFonts w:ascii="Times New Roman" w:hAnsi="Times New Roman" w:cs="Times New Roman" w:hint="eastAsia"/>
                  <w:lang w:val="en-GB"/>
                </w:rPr>
                <w:delText>向</w:delText>
              </w:r>
              <w:r w:rsidR="00933EB6" w:rsidRPr="00933EB6" w:rsidDel="003459AB">
                <w:rPr>
                  <w:rFonts w:ascii="Times New Roman" w:hAnsi="Times New Roman" w:cs="Times New Roman" w:hint="eastAsia"/>
                  <w:lang w:val="en-GB"/>
                </w:rPr>
                <w:delText>TSP</w:delText>
              </w:r>
              <w:r w:rsidR="00933EB6" w:rsidRPr="00933EB6" w:rsidDel="003459AB">
                <w:rPr>
                  <w:rFonts w:ascii="Times New Roman" w:hAnsi="Times New Roman" w:cs="Times New Roman" w:hint="eastAsia"/>
                  <w:lang w:val="en-GB"/>
                </w:rPr>
                <w:delText>发起更新请求，对钥匙进行更新</w:delText>
              </w:r>
            </w:del>
          </w:p>
        </w:tc>
      </w:tr>
    </w:tbl>
    <w:p w14:paraId="2A8F255D" w14:textId="4D177697" w:rsidR="0060288C" w:rsidRPr="00B43077" w:rsidRDefault="00303C6E">
      <w:pPr>
        <w:pStyle w:val="1"/>
        <w:spacing w:line="360" w:lineRule="auto"/>
        <w:rPr>
          <w:rFonts w:ascii="Times New Roman" w:eastAsia="宋体" w:hAnsi="Times New Roman" w:cs="Times New Roman"/>
          <w:sz w:val="36"/>
          <w:szCs w:val="36"/>
          <w:lang w:eastAsia="de-DE"/>
        </w:rPr>
      </w:pPr>
      <w:bookmarkStart w:id="39" w:name="_Toc39649708"/>
      <w:bookmarkEnd w:id="21"/>
      <w:bookmarkEnd w:id="22"/>
      <w:r w:rsidRPr="00B43077">
        <w:rPr>
          <w:rFonts w:ascii="Times New Roman" w:eastAsia="宋体" w:hAnsi="Times New Roman" w:cs="Times New Roman"/>
          <w:sz w:val="36"/>
          <w:szCs w:val="36"/>
          <w:lang w:eastAsia="zh-CN"/>
        </w:rPr>
        <w:t>产品功能需求</w:t>
      </w:r>
      <w:bookmarkEnd w:id="39"/>
    </w:p>
    <w:p w14:paraId="75B0B4BA" w14:textId="77777777" w:rsidR="001E6DEE" w:rsidRPr="00B43077" w:rsidRDefault="001E6DEE" w:rsidP="001E6DEE">
      <w:pPr>
        <w:pStyle w:val="2"/>
        <w:rPr>
          <w:rFonts w:ascii="Times New Roman" w:eastAsia="宋体" w:hAnsi="Times New Roman" w:cs="Times New Roman"/>
          <w:i w:val="0"/>
          <w:iCs w:val="0"/>
          <w:sz w:val="32"/>
          <w:szCs w:val="32"/>
          <w:lang w:eastAsia="de-DE"/>
        </w:rPr>
      </w:pPr>
      <w:bookmarkStart w:id="40" w:name="_Toc39649709"/>
      <w:r w:rsidRPr="00B43077">
        <w:rPr>
          <w:rFonts w:ascii="Times New Roman" w:eastAsia="宋体" w:hAnsi="Times New Roman" w:cs="Times New Roman"/>
          <w:i w:val="0"/>
          <w:iCs w:val="0"/>
          <w:sz w:val="32"/>
          <w:szCs w:val="32"/>
          <w:lang w:eastAsia="zh-CN"/>
        </w:rPr>
        <w:t>服务端功能需求</w:t>
      </w:r>
      <w:bookmarkEnd w:id="40"/>
    </w:p>
    <w:p w14:paraId="17123DB5" w14:textId="77777777" w:rsidR="001E6DEE" w:rsidRPr="00B43077" w:rsidRDefault="001E6DEE" w:rsidP="001E6DEE">
      <w:pPr>
        <w:rPr>
          <w:rFonts w:ascii="Times New Roman" w:hAnsi="Times New Roman" w:cs="Times New Roman"/>
          <w:szCs w:val="24"/>
          <w:lang w:val="en-GB"/>
        </w:rPr>
      </w:pPr>
    </w:p>
    <w:p w14:paraId="31D5FF3A" w14:textId="77777777" w:rsidR="001E6DEE" w:rsidRPr="00B43077" w:rsidRDefault="001E6DEE" w:rsidP="001E6DEE">
      <w:pPr>
        <w:pStyle w:val="3"/>
        <w:rPr>
          <w:rFonts w:ascii="Times New Roman" w:eastAsia="宋体" w:hAnsi="Times New Roman" w:cs="Times New Roman"/>
          <w:sz w:val="30"/>
          <w:szCs w:val="30"/>
          <w:lang w:eastAsia="zh-CN"/>
        </w:rPr>
      </w:pPr>
      <w:bookmarkStart w:id="41" w:name="_Toc39649710"/>
      <w:r w:rsidRPr="00B43077">
        <w:rPr>
          <w:rFonts w:ascii="Times New Roman" w:eastAsia="宋体" w:hAnsi="Times New Roman" w:cs="Times New Roman"/>
          <w:sz w:val="30"/>
          <w:szCs w:val="30"/>
          <w:lang w:eastAsia="zh-CN"/>
        </w:rPr>
        <w:t>车主蓝牙钥匙生成</w:t>
      </w:r>
      <w:bookmarkEnd w:id="41"/>
    </w:p>
    <w:p w14:paraId="79AD2FEE" w14:textId="77777777" w:rsidR="001E6DEE" w:rsidRPr="00B43077" w:rsidRDefault="001E6DEE" w:rsidP="001E6DEE">
      <w:pPr>
        <w:rPr>
          <w:rFonts w:ascii="Times New Roman" w:hAnsi="Times New Roman" w:cs="Times New Roman"/>
          <w:szCs w:val="24"/>
          <w:lang w:val="en-GB"/>
        </w:rPr>
      </w:pPr>
      <w:bookmarkStart w:id="42" w:name="_Hlk38031964"/>
      <w:r w:rsidRPr="00B43077">
        <w:rPr>
          <w:rFonts w:ascii="Times New Roman" w:hAnsi="Times New Roman" w:cs="Times New Roman"/>
          <w:szCs w:val="24"/>
          <w:lang w:val="en-GB"/>
        </w:rPr>
        <w:t>需求编号</w:t>
      </w:r>
    </w:p>
    <w:p w14:paraId="0414B1D4" w14:textId="77777777" w:rsidR="001E6DEE" w:rsidRPr="00B43077" w:rsidRDefault="001E6DEE" w:rsidP="001E6DEE">
      <w:pPr>
        <w:pStyle w:val="4"/>
        <w:rPr>
          <w:rFonts w:ascii="Times New Roman" w:eastAsia="宋体" w:hAnsi="Times New Roman"/>
          <w:lang w:eastAsia="zh-CN"/>
        </w:rPr>
      </w:pPr>
      <w:bookmarkStart w:id="43" w:name="_Toc39649711"/>
      <w:r w:rsidRPr="00B43077">
        <w:rPr>
          <w:rFonts w:ascii="Times New Roman" w:eastAsia="宋体" w:hAnsi="Times New Roman"/>
          <w:lang w:eastAsia="zh-CN"/>
        </w:rPr>
        <w:t>需求场景</w:t>
      </w:r>
      <w:bookmarkEnd w:id="43"/>
    </w:p>
    <w:p w14:paraId="28F6C8F1" w14:textId="7F32F4C5" w:rsidR="001E6DEE" w:rsidRPr="00B43077" w:rsidRDefault="00B43077" w:rsidP="001E6DEE">
      <w:pPr>
        <w:ind w:firstLineChars="200" w:firstLine="480"/>
        <w:rPr>
          <w:rFonts w:ascii="Times New Roman" w:hAnsi="Times New Roman" w:cs="Times New Roman"/>
          <w:szCs w:val="24"/>
        </w:rPr>
      </w:pPr>
      <w:r w:rsidRPr="00B43077">
        <w:rPr>
          <w:rFonts w:ascii="Times New Roman" w:hAnsi="Times New Roman" w:cs="Times New Roman"/>
          <w:szCs w:val="24"/>
        </w:rPr>
        <w:t>用户</w:t>
      </w:r>
      <w:r w:rsidR="00464417">
        <w:rPr>
          <w:rFonts w:ascii="Times New Roman" w:hAnsi="Times New Roman" w:cs="Times New Roman" w:hint="eastAsia"/>
          <w:szCs w:val="24"/>
        </w:rPr>
        <w:t>购车为方便用车减少物理钥匙携带，申请</w:t>
      </w:r>
      <w:r w:rsidRPr="00B43077">
        <w:rPr>
          <w:rFonts w:ascii="Times New Roman" w:hAnsi="Times New Roman" w:cs="Times New Roman"/>
          <w:szCs w:val="24"/>
        </w:rPr>
        <w:t>蓝牙钥匙</w:t>
      </w:r>
    </w:p>
    <w:p w14:paraId="4E6CE159" w14:textId="53992575" w:rsidR="001C6509" w:rsidRPr="00B43077" w:rsidRDefault="001C6509" w:rsidP="001C6509">
      <w:pPr>
        <w:pStyle w:val="4"/>
        <w:rPr>
          <w:rFonts w:ascii="Times New Roman" w:eastAsia="宋体" w:hAnsi="Times New Roman"/>
          <w:lang w:eastAsia="zh-CN"/>
        </w:rPr>
      </w:pPr>
      <w:bookmarkStart w:id="44" w:name="_Toc39649712"/>
      <w:r w:rsidRPr="00B43077">
        <w:rPr>
          <w:rFonts w:ascii="Times New Roman" w:eastAsia="宋体" w:hAnsi="Times New Roman"/>
          <w:lang w:eastAsia="zh-CN"/>
        </w:rPr>
        <w:lastRenderedPageBreak/>
        <w:t>功能描述</w:t>
      </w:r>
      <w:bookmarkEnd w:id="44"/>
    </w:p>
    <w:p w14:paraId="353EE15B" w14:textId="2E05F559" w:rsidR="001C6509" w:rsidRPr="00B43077" w:rsidRDefault="00B43077" w:rsidP="00B43077">
      <w:pPr>
        <w:ind w:firstLineChars="200" w:firstLine="480"/>
        <w:rPr>
          <w:rFonts w:ascii="Times New Roman" w:hAnsi="Times New Roman" w:cs="Times New Roman"/>
          <w:lang w:val="en-GB"/>
        </w:rPr>
      </w:pPr>
      <w:r w:rsidRPr="00B43077">
        <w:rPr>
          <w:rFonts w:ascii="Times New Roman" w:hAnsi="Times New Roman" w:cs="Times New Roman"/>
          <w:lang w:val="en-GB"/>
        </w:rPr>
        <w:t>TSP</w:t>
      </w:r>
      <w:r w:rsidRPr="00B43077">
        <w:rPr>
          <w:rFonts w:ascii="Times New Roman" w:hAnsi="Times New Roman" w:cs="Times New Roman"/>
          <w:lang w:val="en-GB"/>
        </w:rPr>
        <w:t>收到</w:t>
      </w:r>
      <w:r w:rsidR="00EB4E70">
        <w:rPr>
          <w:rFonts w:ascii="Times New Roman" w:hAnsi="Times New Roman" w:cs="Times New Roman" w:hint="eastAsia"/>
          <w:lang w:val="en-GB"/>
        </w:rPr>
        <w:t>车主</w:t>
      </w:r>
      <w:r w:rsidRPr="00B43077">
        <w:rPr>
          <w:rFonts w:ascii="Times New Roman" w:hAnsi="Times New Roman" w:cs="Times New Roman"/>
          <w:lang w:val="en-GB"/>
        </w:rPr>
        <w:t>手机</w:t>
      </w:r>
      <w:r w:rsidRPr="00B43077">
        <w:rPr>
          <w:rFonts w:ascii="Times New Roman" w:hAnsi="Times New Roman" w:cs="Times New Roman"/>
          <w:lang w:val="en-GB"/>
        </w:rPr>
        <w:t>APP</w:t>
      </w:r>
      <w:r w:rsidRPr="00B43077">
        <w:rPr>
          <w:rFonts w:ascii="Times New Roman" w:hAnsi="Times New Roman" w:cs="Times New Roman"/>
          <w:lang w:val="en-GB"/>
        </w:rPr>
        <w:t>蓝牙钥匙申请，</w:t>
      </w:r>
      <w:r w:rsidR="009757CC">
        <w:rPr>
          <w:rFonts w:ascii="Times New Roman" w:hAnsi="Times New Roman" w:cs="Times New Roman" w:hint="eastAsia"/>
          <w:lang w:val="en-GB"/>
        </w:rPr>
        <w:t>根据申请信息</w:t>
      </w:r>
      <w:r w:rsidRPr="00B43077">
        <w:rPr>
          <w:rFonts w:ascii="Times New Roman" w:hAnsi="Times New Roman" w:cs="Times New Roman"/>
          <w:lang w:val="en-GB"/>
        </w:rPr>
        <w:t>生成</w:t>
      </w:r>
      <w:r w:rsidR="009757CC">
        <w:rPr>
          <w:rFonts w:ascii="Times New Roman" w:hAnsi="Times New Roman" w:cs="Times New Roman" w:hint="eastAsia"/>
          <w:lang w:val="en-GB"/>
        </w:rPr>
        <w:t>对应车辆的车主</w:t>
      </w:r>
      <w:r w:rsidRPr="00B43077">
        <w:rPr>
          <w:rFonts w:ascii="Times New Roman" w:hAnsi="Times New Roman" w:cs="Times New Roman"/>
          <w:lang w:val="en-GB"/>
        </w:rPr>
        <w:t>蓝牙钥匙</w:t>
      </w:r>
      <w:r w:rsidR="009757CC">
        <w:rPr>
          <w:rFonts w:ascii="Times New Roman" w:hAnsi="Times New Roman" w:cs="Times New Roman" w:hint="eastAsia"/>
          <w:lang w:val="en-GB"/>
        </w:rPr>
        <w:t>，并将蓝牙钥匙下发至车主</w:t>
      </w:r>
      <w:r w:rsidR="009757CC">
        <w:rPr>
          <w:rFonts w:ascii="Times New Roman" w:hAnsi="Times New Roman" w:cs="Times New Roman" w:hint="eastAsia"/>
          <w:lang w:val="en-GB"/>
        </w:rPr>
        <w:t>APP</w:t>
      </w:r>
      <w:r w:rsidR="009757CC">
        <w:rPr>
          <w:rFonts w:ascii="Times New Roman" w:hAnsi="Times New Roman" w:cs="Times New Roman" w:hint="eastAsia"/>
          <w:lang w:val="en-GB"/>
        </w:rPr>
        <w:t>和车辆。</w:t>
      </w:r>
    </w:p>
    <w:p w14:paraId="1E877E80" w14:textId="09EBB48F" w:rsidR="001E6DEE" w:rsidRPr="00B43077" w:rsidRDefault="009E5A97" w:rsidP="001E6DEE">
      <w:pPr>
        <w:pStyle w:val="4"/>
        <w:rPr>
          <w:rFonts w:ascii="Times New Roman" w:eastAsia="宋体" w:hAnsi="Times New Roman"/>
          <w:lang w:eastAsia="zh-CN"/>
        </w:rPr>
      </w:pPr>
      <w:r>
        <w:rPr>
          <w:rFonts w:ascii="Times New Roman" w:eastAsia="宋体" w:hAnsi="Times New Roman"/>
          <w:lang w:eastAsia="zh-CN"/>
        </w:rPr>
        <w:t>业务流程图</w:t>
      </w:r>
    </w:p>
    <w:p w14:paraId="33D9F064" w14:textId="3A94FD7C" w:rsidR="001E6DEE" w:rsidRPr="00B43077" w:rsidRDefault="0059746F" w:rsidP="00275665">
      <w:pPr>
        <w:spacing w:line="276" w:lineRule="auto"/>
        <w:ind w:firstLineChars="200" w:firstLine="480"/>
        <w:rPr>
          <w:rFonts w:ascii="Times New Roman" w:hAnsi="Times New Roman" w:cs="Times New Roman"/>
          <w:lang w:val="en-GB"/>
        </w:rPr>
      </w:pPr>
      <w:r>
        <w:object w:dxaOrig="16831" w:dyaOrig="13351" w14:anchorId="36C4509F">
          <v:shape id="_x0000_i1026" type="#_x0000_t75" style="width:468pt;height:371.25pt" o:ole="">
            <v:imagedata r:id="rId15" o:title=""/>
          </v:shape>
          <o:OLEObject Type="Embed" ProgID="Visio.Drawing.15" ShapeID="_x0000_i1026" DrawAspect="Content" ObjectID="_1652536871" r:id="rId16"/>
        </w:object>
      </w:r>
    </w:p>
    <w:p w14:paraId="4AE7EF8A" w14:textId="235637F6" w:rsidR="001E6DEE" w:rsidRPr="00B43077" w:rsidRDefault="00275665" w:rsidP="001E6DEE">
      <w:pPr>
        <w:pStyle w:val="4"/>
        <w:rPr>
          <w:rFonts w:ascii="Times New Roman" w:eastAsia="宋体" w:hAnsi="Times New Roman"/>
          <w:lang w:eastAsia="zh-CN"/>
        </w:rPr>
      </w:pPr>
      <w:bookmarkStart w:id="45" w:name="_Toc39649714"/>
      <w:r w:rsidRPr="00B43077">
        <w:rPr>
          <w:rFonts w:ascii="Times New Roman" w:eastAsia="宋体" w:hAnsi="Times New Roman"/>
          <w:lang w:eastAsia="zh-CN"/>
        </w:rPr>
        <w:t>需求</w:t>
      </w:r>
      <w:r w:rsidR="001E6DEE" w:rsidRPr="00B43077">
        <w:rPr>
          <w:rFonts w:ascii="Times New Roman" w:eastAsia="宋体" w:hAnsi="Times New Roman"/>
          <w:lang w:eastAsia="zh-CN"/>
        </w:rPr>
        <w:t>描述</w:t>
      </w:r>
      <w:bookmarkEnd w:id="45"/>
    </w:p>
    <w:p w14:paraId="20651D20" w14:textId="7A223E13" w:rsidR="005100DB" w:rsidRPr="005100DB" w:rsidRDefault="008A7ECA" w:rsidP="0093344F">
      <w:pPr>
        <w:pStyle w:val="af5"/>
        <w:numPr>
          <w:ilvl w:val="0"/>
          <w:numId w:val="5"/>
        </w:numPr>
        <w:ind w:firstLineChars="0"/>
        <w:rPr>
          <w:rFonts w:ascii="Times New Roman" w:hAnsi="Times New Roman" w:cs="Times New Roman"/>
          <w:lang w:val="en-GB"/>
        </w:rPr>
      </w:pPr>
      <w:r w:rsidRPr="008A7ECA">
        <w:rPr>
          <w:rFonts w:ascii="Times New Roman" w:hAnsi="Times New Roman" w:cs="Times New Roman" w:hint="eastAsia"/>
          <w:lang w:val="en-GB"/>
        </w:rPr>
        <w:t>TSP</w:t>
      </w:r>
      <w:r w:rsidR="0009639E">
        <w:rPr>
          <w:rFonts w:ascii="Times New Roman" w:hAnsi="Times New Roman" w:cs="Times New Roman" w:hint="eastAsia"/>
          <w:lang w:val="en-GB"/>
        </w:rPr>
        <w:t>收到用户申请，</w:t>
      </w:r>
      <w:r w:rsidRPr="008A7ECA">
        <w:rPr>
          <w:rFonts w:ascii="Times New Roman" w:hAnsi="Times New Roman" w:cs="Times New Roman" w:hint="eastAsia"/>
          <w:lang w:val="en-GB"/>
        </w:rPr>
        <w:t>对用户</w:t>
      </w:r>
      <w:r w:rsidR="0073589C">
        <w:rPr>
          <w:rFonts w:ascii="Times New Roman" w:hAnsi="Times New Roman" w:cs="Times New Roman" w:hint="eastAsia"/>
          <w:lang w:val="en-GB"/>
        </w:rPr>
        <w:t>身份和设备合法性</w:t>
      </w:r>
      <w:r w:rsidRPr="008A7ECA">
        <w:rPr>
          <w:rFonts w:ascii="Times New Roman" w:hAnsi="Times New Roman" w:cs="Times New Roman" w:hint="eastAsia"/>
          <w:lang w:val="en-GB"/>
        </w:rPr>
        <w:t>进行验证，确保申请信息的安全性</w:t>
      </w:r>
    </w:p>
    <w:p w14:paraId="351989D1" w14:textId="6BE7AA01" w:rsidR="008A7ECA" w:rsidRDefault="008A7ECA" w:rsidP="0093344F">
      <w:pPr>
        <w:pStyle w:val="af5"/>
        <w:numPr>
          <w:ilvl w:val="0"/>
          <w:numId w:val="5"/>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根据车型配置车主蓝牙钥匙的权限</w:t>
      </w:r>
      <w:r w:rsidR="009F7839">
        <w:rPr>
          <w:rFonts w:ascii="Times New Roman" w:hAnsi="Times New Roman" w:cs="Times New Roman" w:hint="eastAsia"/>
          <w:lang w:val="en-GB"/>
        </w:rPr>
        <w:t>、</w:t>
      </w:r>
      <w:r>
        <w:rPr>
          <w:rFonts w:ascii="Times New Roman" w:hAnsi="Times New Roman" w:cs="Times New Roman" w:hint="eastAsia"/>
          <w:lang w:val="en-GB"/>
        </w:rPr>
        <w:t>有效期，车主默认拥有车辆全部权限，有效期为永久</w:t>
      </w:r>
      <w:del w:id="46" w:author="凯宇" w:date="2020-05-20T17:59:00Z">
        <w:r w:rsidR="009F7839" w:rsidDel="00D0633B">
          <w:rPr>
            <w:rFonts w:ascii="Times New Roman" w:hAnsi="Times New Roman" w:cs="Times New Roman" w:hint="eastAsia"/>
            <w:lang w:val="en-GB"/>
          </w:rPr>
          <w:delText>，</w:delText>
        </w:r>
      </w:del>
      <w:ins w:id="47" w:author="凯宇" w:date="2020-05-20T17:59:00Z">
        <w:r w:rsidR="00D0633B" w:rsidDel="00D0633B">
          <w:rPr>
            <w:rFonts w:ascii="Times New Roman" w:hAnsi="Times New Roman" w:cs="Times New Roman" w:hint="eastAsia"/>
            <w:lang w:val="en-GB"/>
          </w:rPr>
          <w:t xml:space="preserve"> </w:t>
        </w:r>
      </w:ins>
      <w:del w:id="48" w:author="凯宇" w:date="2020-05-20T17:59:00Z">
        <w:r w:rsidR="009F7839" w:rsidDel="00D0633B">
          <w:rPr>
            <w:rFonts w:ascii="Times New Roman" w:hAnsi="Times New Roman" w:cs="Times New Roman" w:hint="eastAsia"/>
            <w:lang w:val="en-GB"/>
          </w:rPr>
          <w:delText>无使用次数限制</w:delText>
        </w:r>
      </w:del>
    </w:p>
    <w:p w14:paraId="6FBB6DD8" w14:textId="77777777" w:rsidR="002B4EA6" w:rsidRDefault="002B4EA6" w:rsidP="0093344F">
      <w:pPr>
        <w:pStyle w:val="af5"/>
        <w:numPr>
          <w:ilvl w:val="0"/>
          <w:numId w:val="5"/>
        </w:numPr>
        <w:ind w:firstLineChars="0"/>
        <w:rPr>
          <w:rFonts w:ascii="Times New Roman" w:hAnsi="Times New Roman" w:cs="Times New Roman"/>
          <w:lang w:val="en-GB"/>
        </w:rPr>
      </w:pPr>
      <w:bookmarkStart w:id="49" w:name="_Hlk39006133"/>
      <w:r>
        <w:rPr>
          <w:rFonts w:ascii="Times New Roman" w:hAnsi="Times New Roman" w:cs="Times New Roman" w:hint="eastAsia"/>
          <w:lang w:val="en-GB"/>
        </w:rPr>
        <w:t>TSP</w:t>
      </w:r>
      <w:r>
        <w:rPr>
          <w:rFonts w:ascii="Times New Roman" w:hAnsi="Times New Roman" w:cs="Times New Roman" w:hint="eastAsia"/>
          <w:lang w:val="en-GB"/>
        </w:rPr>
        <w:t>将车主蓝牙钥匙与账号信息（手机号）、用户设备信息</w:t>
      </w:r>
      <w:ins w:id="50" w:author="凯宇" w:date="2020-05-19T16:38:00Z">
        <w:r>
          <w:rPr>
            <w:rFonts w:ascii="Times New Roman" w:hAnsi="Times New Roman" w:cs="Times New Roman" w:hint="eastAsia"/>
            <w:lang w:val="en-GB"/>
          </w:rPr>
          <w:t>、</w:t>
        </w:r>
      </w:ins>
      <w:del w:id="51" w:author="凯宇" w:date="2020-05-19T16:38:00Z">
        <w:r w:rsidDel="00BD6881">
          <w:rPr>
            <w:rFonts w:ascii="Times New Roman" w:hAnsi="Times New Roman" w:cs="Times New Roman" w:hint="eastAsia"/>
            <w:lang w:val="en-GB"/>
          </w:rPr>
          <w:delText>（</w:delText>
        </w:r>
        <w:commentRangeStart w:id="52"/>
        <w:r w:rsidDel="00BD6881">
          <w:rPr>
            <w:rFonts w:ascii="Times New Roman" w:hAnsi="Times New Roman" w:cs="Times New Roman" w:hint="eastAsia"/>
            <w:lang w:val="en-GB"/>
          </w:rPr>
          <w:delText>IMEI</w:delText>
        </w:r>
        <w:commentRangeEnd w:id="52"/>
        <w:r w:rsidDel="00BD6881">
          <w:rPr>
            <w:rStyle w:val="af7"/>
          </w:rPr>
          <w:commentReference w:id="52"/>
        </w:r>
        <w:r w:rsidDel="00BD6881">
          <w:rPr>
            <w:rFonts w:ascii="Times New Roman" w:hAnsi="Times New Roman" w:cs="Times New Roman" w:hint="eastAsia"/>
            <w:lang w:val="en-GB"/>
          </w:rPr>
          <w:delText>）、</w:delText>
        </w:r>
      </w:del>
      <w:r>
        <w:rPr>
          <w:rFonts w:ascii="Times New Roman" w:hAnsi="Times New Roman" w:cs="Times New Roman" w:hint="eastAsia"/>
          <w:lang w:val="en-GB"/>
        </w:rPr>
        <w:t>车辆信息（</w:t>
      </w:r>
      <w:r>
        <w:rPr>
          <w:rFonts w:ascii="Times New Roman" w:hAnsi="Times New Roman" w:cs="Times New Roman" w:hint="eastAsia"/>
          <w:lang w:val="en-GB"/>
        </w:rPr>
        <w:t>VIN</w:t>
      </w:r>
      <w:r>
        <w:rPr>
          <w:rFonts w:ascii="Times New Roman" w:hAnsi="Times New Roman" w:cs="Times New Roman" w:hint="eastAsia"/>
          <w:lang w:val="en-GB"/>
        </w:rPr>
        <w:t>、蓝牙</w:t>
      </w:r>
      <w:r>
        <w:rPr>
          <w:rFonts w:ascii="Times New Roman" w:hAnsi="Times New Roman" w:cs="Times New Roman" w:hint="eastAsia"/>
          <w:lang w:val="en-GB"/>
        </w:rPr>
        <w:t>MAC</w:t>
      </w:r>
      <w:r>
        <w:rPr>
          <w:rFonts w:ascii="Times New Roman" w:hAnsi="Times New Roman" w:cs="Times New Roman" w:hint="eastAsia"/>
          <w:lang w:val="en-GB"/>
        </w:rPr>
        <w:t>）进行关联绑定，发生下述情况即绑定信息发生变化时，需重新</w:t>
      </w:r>
      <w:commentRangeStart w:id="53"/>
      <w:commentRangeStart w:id="54"/>
      <w:r>
        <w:rPr>
          <w:rFonts w:ascii="Times New Roman" w:hAnsi="Times New Roman" w:cs="Times New Roman" w:hint="eastAsia"/>
          <w:lang w:val="en-GB"/>
        </w:rPr>
        <w:t>生成</w:t>
      </w:r>
      <w:commentRangeEnd w:id="53"/>
      <w:r>
        <w:rPr>
          <w:rStyle w:val="af7"/>
        </w:rPr>
        <w:commentReference w:id="53"/>
      </w:r>
      <w:commentRangeEnd w:id="54"/>
      <w:r>
        <w:rPr>
          <w:rStyle w:val="af7"/>
        </w:rPr>
        <w:commentReference w:id="54"/>
      </w:r>
      <w:r>
        <w:rPr>
          <w:rFonts w:ascii="Times New Roman" w:hAnsi="Times New Roman" w:cs="Times New Roman" w:hint="eastAsia"/>
          <w:lang w:val="en-GB"/>
        </w:rPr>
        <w:t>：</w:t>
      </w:r>
    </w:p>
    <w:p w14:paraId="0471E9BD" w14:textId="77777777" w:rsidR="002B4EA6" w:rsidRDefault="002B4EA6" w:rsidP="0093344F">
      <w:pPr>
        <w:pStyle w:val="af5"/>
        <w:numPr>
          <w:ilvl w:val="0"/>
          <w:numId w:val="6"/>
        </w:numPr>
        <w:ind w:firstLineChars="0"/>
        <w:rPr>
          <w:rFonts w:ascii="Times New Roman" w:hAnsi="Times New Roman" w:cs="Times New Roman"/>
          <w:lang w:val="en-GB"/>
        </w:rPr>
      </w:pPr>
      <w:r>
        <w:rPr>
          <w:rFonts w:ascii="Times New Roman" w:hAnsi="Times New Roman" w:cs="Times New Roman" w:hint="eastAsia"/>
          <w:lang w:val="en-GB"/>
        </w:rPr>
        <w:lastRenderedPageBreak/>
        <w:t>同一设备更换账号登录，新账号无法使用原账号蓝牙钥匙，需独立申请蓝牙钥匙</w:t>
      </w:r>
    </w:p>
    <w:p w14:paraId="2120AB4A" w14:textId="77777777" w:rsidR="002B4EA6" w:rsidRDefault="002B4EA6" w:rsidP="0093344F">
      <w:pPr>
        <w:pStyle w:val="af5"/>
        <w:numPr>
          <w:ilvl w:val="0"/>
          <w:numId w:val="6"/>
        </w:numPr>
        <w:ind w:firstLineChars="0"/>
        <w:rPr>
          <w:rFonts w:ascii="Times New Roman" w:hAnsi="Times New Roman" w:cs="Times New Roman"/>
          <w:lang w:val="en-GB"/>
        </w:rPr>
      </w:pPr>
      <w:r>
        <w:rPr>
          <w:rFonts w:ascii="Times New Roman" w:hAnsi="Times New Roman" w:cs="Times New Roman" w:hint="eastAsia"/>
          <w:lang w:val="en-GB"/>
        </w:rPr>
        <w:t>同一账号更换设备登录，</w:t>
      </w:r>
      <w:commentRangeStart w:id="55"/>
      <w:r>
        <w:rPr>
          <w:rFonts w:ascii="Times New Roman" w:hAnsi="Times New Roman" w:cs="Times New Roman" w:hint="eastAsia"/>
          <w:lang w:val="en-GB"/>
        </w:rPr>
        <w:t>在</w:t>
      </w:r>
      <w:commentRangeEnd w:id="55"/>
      <w:r>
        <w:rPr>
          <w:rStyle w:val="af7"/>
        </w:rPr>
        <w:commentReference w:id="55"/>
      </w:r>
      <w:r>
        <w:rPr>
          <w:rFonts w:ascii="Times New Roman" w:hAnsi="Times New Roman" w:cs="Times New Roman" w:hint="eastAsia"/>
          <w:lang w:val="en-GB"/>
        </w:rPr>
        <w:t>新设备上登录后需</w:t>
      </w:r>
      <w:del w:id="56" w:author="凯宇" w:date="2020-05-19T16:40:00Z">
        <w:r w:rsidDel="00BD6881">
          <w:rPr>
            <w:rFonts w:ascii="Times New Roman" w:hAnsi="Times New Roman" w:cs="Times New Roman" w:hint="eastAsia"/>
            <w:lang w:val="en-GB"/>
          </w:rPr>
          <w:delText>注销原有蓝牙钥匙，</w:delText>
        </w:r>
      </w:del>
      <w:r>
        <w:rPr>
          <w:rFonts w:ascii="Times New Roman" w:hAnsi="Times New Roman" w:cs="Times New Roman" w:hint="eastAsia"/>
          <w:lang w:val="en-GB"/>
        </w:rPr>
        <w:t>重新申请蓝牙钥匙</w:t>
      </w:r>
      <w:ins w:id="57" w:author="凯宇" w:date="2020-05-19T17:38:00Z">
        <w:r>
          <w:rPr>
            <w:rFonts w:ascii="Times New Roman" w:hAnsi="Times New Roman" w:cs="Times New Roman"/>
            <w:lang w:val="en-GB"/>
          </w:rPr>
          <w:t xml:space="preserve"> </w:t>
        </w:r>
      </w:ins>
    </w:p>
    <w:p w14:paraId="7D57EF20" w14:textId="77777777" w:rsidR="002B4EA6" w:rsidRDefault="002B4EA6" w:rsidP="0093344F">
      <w:pPr>
        <w:pStyle w:val="af5"/>
        <w:numPr>
          <w:ilvl w:val="0"/>
          <w:numId w:val="6"/>
        </w:numPr>
        <w:ind w:firstLineChars="0"/>
        <w:rPr>
          <w:rFonts w:ascii="Times New Roman" w:hAnsi="Times New Roman" w:cs="Times New Roman"/>
          <w:lang w:val="en-GB"/>
        </w:rPr>
      </w:pPr>
      <w:r>
        <w:rPr>
          <w:rFonts w:ascii="Times New Roman" w:hAnsi="Times New Roman" w:cs="Times New Roman" w:hint="eastAsia"/>
          <w:lang w:val="en-GB"/>
        </w:rPr>
        <w:t>车辆信息发生变更，如车端蓝牙</w:t>
      </w:r>
      <w:commentRangeStart w:id="58"/>
      <w:commentRangeStart w:id="59"/>
      <w:r>
        <w:rPr>
          <w:rFonts w:ascii="Times New Roman" w:hAnsi="Times New Roman" w:cs="Times New Roman" w:hint="eastAsia"/>
          <w:lang w:val="en-GB"/>
        </w:rPr>
        <w:t>模块</w:t>
      </w:r>
      <w:commentRangeEnd w:id="58"/>
      <w:r>
        <w:rPr>
          <w:rStyle w:val="af7"/>
        </w:rPr>
        <w:commentReference w:id="58"/>
      </w:r>
      <w:commentRangeEnd w:id="59"/>
      <w:r>
        <w:rPr>
          <w:rStyle w:val="af7"/>
        </w:rPr>
        <w:commentReference w:id="59"/>
      </w:r>
      <w:r>
        <w:rPr>
          <w:rFonts w:ascii="Times New Roman" w:hAnsi="Times New Roman" w:cs="Times New Roman" w:hint="eastAsia"/>
          <w:lang w:val="en-GB"/>
        </w:rPr>
        <w:t>更换导致</w:t>
      </w:r>
      <w:r>
        <w:rPr>
          <w:rFonts w:ascii="Times New Roman" w:hAnsi="Times New Roman" w:cs="Times New Roman" w:hint="eastAsia"/>
          <w:lang w:val="en-GB"/>
        </w:rPr>
        <w:t>MAC</w:t>
      </w:r>
      <w:r>
        <w:rPr>
          <w:rFonts w:ascii="Times New Roman" w:hAnsi="Times New Roman" w:cs="Times New Roman" w:hint="eastAsia"/>
          <w:lang w:val="en-GB"/>
        </w:rPr>
        <w:t>地址变化，需注销原有蓝牙钥匙，重新申请蓝牙钥匙</w:t>
      </w:r>
    </w:p>
    <w:p w14:paraId="317D9623" w14:textId="77777777" w:rsidR="002B4EA6" w:rsidRDefault="002B4EA6" w:rsidP="0093344F">
      <w:pPr>
        <w:pStyle w:val="af5"/>
        <w:numPr>
          <w:ilvl w:val="0"/>
          <w:numId w:val="5"/>
        </w:numPr>
        <w:ind w:firstLineChars="0"/>
        <w:rPr>
          <w:rFonts w:ascii="Times New Roman" w:hAnsi="Times New Roman" w:cs="Times New Roman"/>
          <w:lang w:val="en-GB"/>
        </w:rPr>
      </w:pPr>
      <w:r w:rsidRPr="009757CC">
        <w:rPr>
          <w:rFonts w:ascii="Times New Roman" w:hAnsi="Times New Roman" w:cs="Times New Roman" w:hint="eastAsia"/>
          <w:lang w:val="en-GB"/>
        </w:rPr>
        <w:t>TSP</w:t>
      </w:r>
      <w:r>
        <w:rPr>
          <w:rFonts w:ascii="Times New Roman" w:hAnsi="Times New Roman" w:cs="Times New Roman"/>
          <w:lang w:val="en-GB"/>
        </w:rPr>
        <w:t xml:space="preserve"> </w:t>
      </w:r>
      <w:r w:rsidRPr="009757CC">
        <w:rPr>
          <w:rFonts w:ascii="Times New Roman" w:hAnsi="Times New Roman" w:cs="Times New Roman" w:hint="eastAsia"/>
          <w:lang w:val="en-GB"/>
        </w:rPr>
        <w:t>将蓝牙钥匙及相关信息</w:t>
      </w:r>
      <w:r>
        <w:rPr>
          <w:rFonts w:ascii="Times New Roman" w:hAnsi="Times New Roman" w:cs="Times New Roman" w:hint="eastAsia"/>
          <w:lang w:val="en-GB"/>
        </w:rPr>
        <w:t>分别</w:t>
      </w:r>
      <w:r w:rsidRPr="009757CC">
        <w:rPr>
          <w:rFonts w:ascii="Times New Roman" w:hAnsi="Times New Roman" w:cs="Times New Roman" w:hint="eastAsia"/>
          <w:lang w:val="en-GB"/>
        </w:rPr>
        <w:t>下发至手机</w:t>
      </w:r>
      <w:r w:rsidRPr="009757CC">
        <w:rPr>
          <w:rFonts w:ascii="Times New Roman" w:hAnsi="Times New Roman" w:cs="Times New Roman" w:hint="eastAsia"/>
          <w:lang w:val="en-GB"/>
        </w:rPr>
        <w:t>APP</w:t>
      </w:r>
      <w:r>
        <w:rPr>
          <w:rFonts w:ascii="Times New Roman" w:hAnsi="Times New Roman" w:cs="Times New Roman" w:hint="eastAsia"/>
          <w:lang w:val="en-GB"/>
        </w:rPr>
        <w:t>和车端蓝牙模块</w:t>
      </w:r>
      <w:r w:rsidRPr="009757CC">
        <w:rPr>
          <w:rFonts w:ascii="Times New Roman" w:hAnsi="Times New Roman" w:cs="Times New Roman" w:hint="eastAsia"/>
          <w:lang w:val="en-GB"/>
        </w:rPr>
        <w:t>。</w:t>
      </w:r>
    </w:p>
    <w:p w14:paraId="39F58BC4" w14:textId="77777777" w:rsidR="002B4EA6" w:rsidRPr="009757CC" w:rsidRDefault="002B4EA6" w:rsidP="0093344F">
      <w:pPr>
        <w:pStyle w:val="af5"/>
        <w:numPr>
          <w:ilvl w:val="0"/>
          <w:numId w:val="18"/>
        </w:numPr>
        <w:ind w:firstLineChars="0"/>
        <w:rPr>
          <w:rFonts w:ascii="Times New Roman" w:hAnsi="Times New Roman" w:cs="Times New Roman"/>
          <w:lang w:val="en-GB"/>
        </w:rPr>
      </w:pPr>
      <w:r w:rsidRPr="009757CC">
        <w:rPr>
          <w:rFonts w:ascii="Times New Roman" w:hAnsi="Times New Roman" w:cs="Times New Roman" w:hint="eastAsia"/>
          <w:lang w:val="en-GB"/>
        </w:rPr>
        <w:t>TSP</w:t>
      </w:r>
      <w:r w:rsidRPr="009757CC">
        <w:rPr>
          <w:rFonts w:ascii="Times New Roman" w:hAnsi="Times New Roman" w:cs="Times New Roman" w:hint="eastAsia"/>
          <w:lang w:val="en-GB"/>
        </w:rPr>
        <w:t>下发给</w:t>
      </w:r>
      <w:r w:rsidRPr="009757CC">
        <w:rPr>
          <w:rFonts w:ascii="Times New Roman" w:hAnsi="Times New Roman" w:cs="Times New Roman" w:hint="eastAsia"/>
          <w:lang w:val="en-GB"/>
        </w:rPr>
        <w:t>APP</w:t>
      </w:r>
      <w:r w:rsidRPr="009757CC">
        <w:rPr>
          <w:rFonts w:ascii="Times New Roman" w:hAnsi="Times New Roman" w:cs="Times New Roman" w:hint="eastAsia"/>
          <w:lang w:val="en-GB"/>
        </w:rPr>
        <w:t>的信息包括</w:t>
      </w:r>
      <w:r>
        <w:rPr>
          <w:rFonts w:ascii="Times New Roman" w:hAnsi="Times New Roman" w:cs="Times New Roman" w:hint="eastAsia"/>
          <w:lang w:val="en-GB"/>
        </w:rPr>
        <w:t>：</w:t>
      </w:r>
    </w:p>
    <w:p w14:paraId="1BFFA9E2" w14:textId="77777777" w:rsidR="002B4EA6" w:rsidRDefault="002B4EA6" w:rsidP="00B15987">
      <w:pPr>
        <w:pStyle w:val="af5"/>
        <w:ind w:left="1320" w:firstLineChars="0" w:firstLine="0"/>
        <w:rPr>
          <w:rFonts w:ascii="Times New Roman" w:hAnsi="Times New Roman" w:cs="Times New Roman"/>
          <w:lang w:val="en-GB"/>
        </w:rPr>
      </w:pPr>
      <w:r w:rsidRPr="009757CC">
        <w:rPr>
          <w:rFonts w:ascii="Times New Roman" w:hAnsi="Times New Roman" w:cs="Times New Roman" w:hint="eastAsia"/>
          <w:lang w:val="en-GB"/>
        </w:rPr>
        <w:t>蓝牙钥匙、车主账号信息（手机号、用户</w:t>
      </w:r>
      <w:r w:rsidRPr="009757CC">
        <w:rPr>
          <w:rFonts w:ascii="Times New Roman" w:hAnsi="Times New Roman" w:cs="Times New Roman" w:hint="eastAsia"/>
          <w:lang w:val="en-GB"/>
        </w:rPr>
        <w:t>ID</w:t>
      </w:r>
      <w:r w:rsidRPr="009757CC">
        <w:rPr>
          <w:rFonts w:ascii="Times New Roman" w:hAnsi="Times New Roman" w:cs="Times New Roman" w:hint="eastAsia"/>
          <w:lang w:val="en-GB"/>
        </w:rPr>
        <w:t>）、用户设备信息</w:t>
      </w:r>
      <w:ins w:id="60" w:author="凯宇" w:date="2020-05-19T16:39:00Z">
        <w:r>
          <w:rPr>
            <w:rFonts w:ascii="Times New Roman" w:hAnsi="Times New Roman" w:cs="Times New Roman" w:hint="eastAsia"/>
            <w:lang w:val="en-GB"/>
          </w:rPr>
          <w:t>、</w:t>
        </w:r>
      </w:ins>
      <w:del w:id="61" w:author="凯宇" w:date="2020-05-19T16:39:00Z">
        <w:r w:rsidRPr="009757CC" w:rsidDel="00BD6881">
          <w:rPr>
            <w:rFonts w:ascii="Times New Roman" w:hAnsi="Times New Roman" w:cs="Times New Roman" w:hint="eastAsia"/>
            <w:lang w:val="en-GB"/>
          </w:rPr>
          <w:delText>（</w:delText>
        </w:r>
        <w:commentRangeStart w:id="62"/>
        <w:r w:rsidDel="00BD6881">
          <w:rPr>
            <w:rFonts w:ascii="Times New Roman" w:hAnsi="Times New Roman" w:cs="Times New Roman" w:hint="eastAsia"/>
            <w:lang w:val="en-GB"/>
          </w:rPr>
          <w:delText>IMEI</w:delText>
        </w:r>
        <w:commentRangeEnd w:id="62"/>
        <w:r w:rsidDel="00BD6881">
          <w:rPr>
            <w:rStyle w:val="af7"/>
          </w:rPr>
          <w:commentReference w:id="62"/>
        </w:r>
        <w:r w:rsidRPr="009757CC" w:rsidDel="00BD6881">
          <w:rPr>
            <w:rFonts w:ascii="Times New Roman" w:hAnsi="Times New Roman" w:cs="Times New Roman" w:hint="eastAsia"/>
            <w:lang w:val="en-GB"/>
          </w:rPr>
          <w:delText>）、</w:delText>
        </w:r>
      </w:del>
      <w:r w:rsidRPr="009757CC">
        <w:rPr>
          <w:rFonts w:ascii="Times New Roman" w:hAnsi="Times New Roman" w:cs="Times New Roman" w:hint="eastAsia"/>
          <w:lang w:val="en-GB"/>
        </w:rPr>
        <w:t>车辆信息（</w:t>
      </w:r>
      <w:r w:rsidRPr="009757CC">
        <w:rPr>
          <w:rFonts w:ascii="Times New Roman" w:hAnsi="Times New Roman" w:cs="Times New Roman" w:hint="eastAsia"/>
          <w:lang w:val="en-GB"/>
        </w:rPr>
        <w:t>VIN</w:t>
      </w:r>
      <w:r w:rsidRPr="009757CC">
        <w:rPr>
          <w:rFonts w:ascii="Times New Roman" w:hAnsi="Times New Roman" w:cs="Times New Roman" w:hint="eastAsia"/>
          <w:lang w:val="en-GB"/>
        </w:rPr>
        <w:t>、蓝牙</w:t>
      </w:r>
      <w:r w:rsidRPr="009757CC">
        <w:rPr>
          <w:rFonts w:ascii="Times New Roman" w:hAnsi="Times New Roman" w:cs="Times New Roman" w:hint="eastAsia"/>
          <w:lang w:val="en-GB"/>
        </w:rPr>
        <w:t>MAC</w:t>
      </w:r>
      <w:ins w:id="63" w:author="凯宇" w:date="2020-05-20T10:25:00Z">
        <w:r>
          <w:rPr>
            <w:rFonts w:ascii="Times New Roman" w:hAnsi="Times New Roman" w:cs="Times New Roman" w:hint="eastAsia"/>
            <w:lang w:val="en-GB"/>
          </w:rPr>
          <w:t>、</w:t>
        </w:r>
      </w:ins>
      <w:del w:id="64" w:author="凯宇" w:date="2020-05-20T10:25:00Z">
        <w:r w:rsidRPr="009757CC" w:rsidDel="00633661">
          <w:rPr>
            <w:rFonts w:ascii="Times New Roman" w:hAnsi="Times New Roman" w:cs="Times New Roman" w:hint="eastAsia"/>
            <w:lang w:val="en-GB"/>
          </w:rPr>
          <w:delText>与</w:delText>
        </w:r>
      </w:del>
      <w:r w:rsidRPr="009757CC">
        <w:rPr>
          <w:rFonts w:ascii="Times New Roman" w:hAnsi="Times New Roman" w:cs="Times New Roman" w:hint="eastAsia"/>
          <w:lang w:val="en-GB"/>
        </w:rPr>
        <w:t>名称</w:t>
      </w:r>
      <w:ins w:id="65" w:author="凯宇" w:date="2020-05-20T10:25:00Z">
        <w:r>
          <w:rPr>
            <w:rFonts w:ascii="Times New Roman" w:hAnsi="Times New Roman" w:cs="Times New Roman" w:hint="eastAsia"/>
            <w:lang w:val="en-GB"/>
          </w:rPr>
          <w:t>、车牌、车型</w:t>
        </w:r>
      </w:ins>
      <w:ins w:id="66" w:author="凯宇" w:date="2020-05-20T10:26:00Z">
        <w:r>
          <w:rPr>
            <w:rFonts w:ascii="Times New Roman" w:hAnsi="Times New Roman" w:cs="Times New Roman" w:hint="eastAsia"/>
            <w:lang w:val="en-GB"/>
          </w:rPr>
          <w:t>、</w:t>
        </w:r>
      </w:ins>
      <w:ins w:id="67" w:author="凯宇" w:date="2020-05-20T10:27:00Z">
        <w:r>
          <w:rPr>
            <w:rFonts w:ascii="Times New Roman" w:hAnsi="Times New Roman" w:cs="Times New Roman" w:hint="eastAsia"/>
            <w:lang w:val="en-GB"/>
          </w:rPr>
          <w:t>颜色等信息</w:t>
        </w:r>
      </w:ins>
      <w:r w:rsidRPr="009757CC">
        <w:rPr>
          <w:rFonts w:ascii="Times New Roman" w:hAnsi="Times New Roman" w:cs="Times New Roman" w:hint="eastAsia"/>
          <w:lang w:val="en-GB"/>
        </w:rPr>
        <w:t>）</w:t>
      </w:r>
      <w:r>
        <w:rPr>
          <w:rFonts w:ascii="Times New Roman" w:hAnsi="Times New Roman" w:cs="Times New Roman" w:hint="eastAsia"/>
          <w:lang w:val="en-GB"/>
        </w:rPr>
        <w:t>、权限信息、有效期、有效次数、更新周期</w:t>
      </w:r>
    </w:p>
    <w:p w14:paraId="3A25081C" w14:textId="77777777" w:rsidR="002B4EA6" w:rsidRDefault="002B4EA6" w:rsidP="0093344F">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下发给车辆的信息包括：</w:t>
      </w:r>
    </w:p>
    <w:p w14:paraId="39B4FF2D" w14:textId="77777777" w:rsidR="002B4EA6" w:rsidRPr="00B15987" w:rsidRDefault="002B4EA6" w:rsidP="00B15987">
      <w:pPr>
        <w:pStyle w:val="af5"/>
        <w:ind w:left="1320" w:firstLineChars="0" w:firstLine="0"/>
        <w:rPr>
          <w:rFonts w:ascii="Times New Roman" w:hAnsi="Times New Roman" w:cs="Times New Roman"/>
        </w:rPr>
      </w:pPr>
      <w:r w:rsidRPr="00B15987">
        <w:rPr>
          <w:rFonts w:ascii="Times New Roman" w:hAnsi="Times New Roman" w:cs="Times New Roman" w:hint="eastAsia"/>
        </w:rPr>
        <w:t>蓝牙钥匙、车主账号信息（手机号、用户</w:t>
      </w:r>
      <w:r w:rsidRPr="00B15987">
        <w:rPr>
          <w:rFonts w:ascii="Times New Roman" w:hAnsi="Times New Roman" w:cs="Times New Roman" w:hint="eastAsia"/>
        </w:rPr>
        <w:t>ID</w:t>
      </w:r>
      <w:r w:rsidRPr="00B15987">
        <w:rPr>
          <w:rFonts w:ascii="Times New Roman" w:hAnsi="Times New Roman" w:cs="Times New Roman" w:hint="eastAsia"/>
        </w:rPr>
        <w:t>）、用户设备信息</w:t>
      </w:r>
      <w:del w:id="68" w:author="凯宇" w:date="2020-05-19T16:43:00Z">
        <w:r w:rsidRPr="00B15987" w:rsidDel="00BD6881">
          <w:rPr>
            <w:rFonts w:ascii="Times New Roman" w:hAnsi="Times New Roman" w:cs="Times New Roman" w:hint="eastAsia"/>
          </w:rPr>
          <w:delText>（</w:delText>
        </w:r>
        <w:r w:rsidRPr="00B15987" w:rsidDel="00BD6881">
          <w:rPr>
            <w:rFonts w:ascii="Times New Roman" w:hAnsi="Times New Roman" w:cs="Times New Roman" w:hint="eastAsia"/>
          </w:rPr>
          <w:delText>IMEI</w:delText>
        </w:r>
        <w:r w:rsidRPr="00B15987" w:rsidDel="00BD6881">
          <w:rPr>
            <w:rFonts w:ascii="Times New Roman" w:hAnsi="Times New Roman" w:cs="Times New Roman" w:hint="eastAsia"/>
          </w:rPr>
          <w:delText>）</w:delText>
        </w:r>
      </w:del>
      <w:r>
        <w:rPr>
          <w:rFonts w:ascii="Times New Roman" w:hAnsi="Times New Roman" w:cs="Times New Roman" w:hint="eastAsia"/>
        </w:rPr>
        <w:t>、权限信息、有效期、有效次数、更新周期</w:t>
      </w:r>
    </w:p>
    <w:p w14:paraId="6FAE357D" w14:textId="77777777" w:rsidR="002B4EA6" w:rsidRDefault="002B4EA6" w:rsidP="0093344F">
      <w:pPr>
        <w:pStyle w:val="af5"/>
        <w:numPr>
          <w:ilvl w:val="0"/>
          <w:numId w:val="5"/>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需检测车辆的在线状态，并根据在线状态的不同，采用不同的下发方式：</w:t>
      </w:r>
    </w:p>
    <w:p w14:paraId="0946FBF1" w14:textId="77777777" w:rsidR="002B4EA6" w:rsidRDefault="002B4EA6" w:rsidP="0093344F">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t>在线下发：检测到车辆处于在线</w:t>
      </w:r>
      <w:r>
        <w:rPr>
          <w:rFonts w:ascii="Times New Roman" w:hAnsi="Times New Roman" w:cs="Times New Roman" w:hint="eastAsia"/>
          <w:lang w:val="en-GB"/>
        </w:rPr>
        <w:t>APP</w:t>
      </w:r>
      <w:r>
        <w:rPr>
          <w:rFonts w:ascii="Times New Roman" w:hAnsi="Times New Roman" w:cs="Times New Roman" w:hint="eastAsia"/>
          <w:lang w:val="en-GB"/>
        </w:rPr>
        <w:t>端蓝牙钥匙信息和车端蓝牙钥匙信息通过移动网络分别下发至</w:t>
      </w:r>
      <w:r>
        <w:rPr>
          <w:rFonts w:ascii="Times New Roman" w:hAnsi="Times New Roman" w:cs="Times New Roman" w:hint="eastAsia"/>
          <w:lang w:val="en-GB"/>
        </w:rPr>
        <w:t>APP</w:t>
      </w:r>
      <w:r>
        <w:rPr>
          <w:rFonts w:ascii="Times New Roman" w:hAnsi="Times New Roman" w:cs="Times New Roman" w:hint="eastAsia"/>
          <w:lang w:val="en-GB"/>
        </w:rPr>
        <w:t>和车端蓝牙模块；</w:t>
      </w:r>
    </w:p>
    <w:p w14:paraId="033C0606" w14:textId="77777777" w:rsidR="002B4EA6" w:rsidDel="002B4EA6" w:rsidRDefault="002B4EA6" w:rsidP="0093344F">
      <w:pPr>
        <w:pStyle w:val="af5"/>
        <w:numPr>
          <w:ilvl w:val="0"/>
          <w:numId w:val="18"/>
        </w:numPr>
        <w:ind w:firstLineChars="0"/>
        <w:rPr>
          <w:del w:id="69" w:author="凯宇" w:date="2020-05-20T18:11:00Z"/>
          <w:rFonts w:ascii="Times New Roman" w:hAnsi="Times New Roman" w:cs="Times New Roman"/>
          <w:lang w:val="en-GB"/>
        </w:rPr>
      </w:pPr>
      <w:r>
        <w:rPr>
          <w:rFonts w:ascii="Times New Roman" w:hAnsi="Times New Roman" w:cs="Times New Roman" w:hint="eastAsia"/>
          <w:lang w:val="en-GB"/>
        </w:rPr>
        <w:t>离线下发：</w:t>
      </w:r>
      <w:commentRangeStart w:id="70"/>
      <w:commentRangeStart w:id="71"/>
      <w:r>
        <w:rPr>
          <w:rFonts w:ascii="Times New Roman" w:hAnsi="Times New Roman" w:cs="Times New Roman" w:hint="eastAsia"/>
          <w:lang w:val="en-GB"/>
        </w:rPr>
        <w:t>检测</w:t>
      </w:r>
      <w:commentRangeEnd w:id="70"/>
      <w:r>
        <w:rPr>
          <w:rStyle w:val="af7"/>
        </w:rPr>
        <w:commentReference w:id="70"/>
      </w:r>
      <w:commentRangeEnd w:id="71"/>
      <w:r w:rsidR="00905A99">
        <w:rPr>
          <w:rStyle w:val="af7"/>
        </w:rPr>
        <w:commentReference w:id="71"/>
      </w:r>
      <w:r>
        <w:rPr>
          <w:rFonts w:ascii="Times New Roman" w:hAnsi="Times New Roman" w:cs="Times New Roman" w:hint="eastAsia"/>
          <w:lang w:val="en-GB"/>
        </w:rPr>
        <w:t>到车辆处于离线状态时，先将</w:t>
      </w:r>
      <w:r>
        <w:rPr>
          <w:rFonts w:ascii="Times New Roman" w:hAnsi="Times New Roman" w:cs="Times New Roman" w:hint="eastAsia"/>
          <w:lang w:val="en-GB"/>
        </w:rPr>
        <w:t>APP</w:t>
      </w:r>
      <w:r>
        <w:rPr>
          <w:rFonts w:ascii="Times New Roman" w:hAnsi="Times New Roman" w:cs="Times New Roman" w:hint="eastAsia"/>
          <w:lang w:val="en-GB"/>
        </w:rPr>
        <w:t>端蓝牙钥匙信息和车端蓝牙钥匙信息均下发至手机</w:t>
      </w:r>
      <w:r>
        <w:rPr>
          <w:rFonts w:ascii="Times New Roman" w:hAnsi="Times New Roman" w:cs="Times New Roman" w:hint="eastAsia"/>
          <w:lang w:val="en-GB"/>
        </w:rPr>
        <w:t>APP</w:t>
      </w:r>
      <w:r>
        <w:rPr>
          <w:rFonts w:ascii="Times New Roman" w:hAnsi="Times New Roman" w:cs="Times New Roman" w:hint="eastAsia"/>
          <w:lang w:val="en-GB"/>
        </w:rPr>
        <w:t>，待用户靠近车辆，手机与车辆建立蓝牙连接时，再通过蓝牙将车端蓝牙钥匙信息下发至蓝牙模块</w:t>
      </w:r>
    </w:p>
    <w:p w14:paraId="365A66CD" w14:textId="6BF157FA" w:rsidR="00A428A3" w:rsidRPr="006852C5" w:rsidRDefault="00A428A3">
      <w:pPr>
        <w:pStyle w:val="af5"/>
        <w:numPr>
          <w:ilvl w:val="0"/>
          <w:numId w:val="18"/>
        </w:numPr>
        <w:ind w:firstLineChars="0"/>
        <w:rPr>
          <w:ins w:id="72" w:author="凯宇" w:date="2020-05-20T19:42:00Z"/>
          <w:rFonts w:ascii="Times New Roman" w:hAnsi="Times New Roman" w:cs="Times New Roman"/>
          <w:lang w:val="en-GB"/>
          <w:rPrChange w:id="73" w:author="凯宇" w:date="2020-05-21T22:57:00Z">
            <w:rPr>
              <w:ins w:id="74" w:author="凯宇" w:date="2020-05-20T19:42:00Z"/>
              <w:lang w:val="en-GB"/>
            </w:rPr>
          </w:rPrChange>
        </w:rPr>
        <w:pPrChange w:id="75" w:author="凯宇" w:date="2020-05-21T22:57:00Z">
          <w:pPr>
            <w:pStyle w:val="af5"/>
            <w:numPr>
              <w:numId w:val="5"/>
            </w:numPr>
            <w:ind w:left="900" w:firstLineChars="0" w:hanging="360"/>
          </w:pPr>
        </w:pPrChange>
      </w:pPr>
      <w:bookmarkStart w:id="76" w:name="_Hlk39143147"/>
    </w:p>
    <w:p w14:paraId="4A2FD4A0" w14:textId="6C8E9E43" w:rsidR="002B4EA6" w:rsidRDefault="002B4EA6" w:rsidP="0093344F">
      <w:pPr>
        <w:pStyle w:val="af5"/>
        <w:numPr>
          <w:ilvl w:val="0"/>
          <w:numId w:val="5"/>
        </w:numPr>
        <w:ind w:firstLineChars="0"/>
        <w:rPr>
          <w:ins w:id="77" w:author="凯宇" w:date="2020-05-20T11:13:00Z"/>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需对下发的蓝牙钥匙信息进行安全加密处理，确保数据安全性</w:t>
      </w:r>
    </w:p>
    <w:p w14:paraId="27FCDAF7" w14:textId="77777777" w:rsidR="002B4EA6" w:rsidRPr="00326DB7" w:rsidRDefault="002B4EA6" w:rsidP="00326DB7">
      <w:pPr>
        <w:pStyle w:val="af5"/>
        <w:numPr>
          <w:ilvl w:val="0"/>
          <w:numId w:val="5"/>
        </w:numPr>
        <w:ind w:firstLineChars="0"/>
        <w:rPr>
          <w:rFonts w:ascii="Times New Roman" w:hAnsi="Times New Roman" w:cs="Times New Roman"/>
          <w:lang w:val="en-GB"/>
          <w:rPrChange w:id="78" w:author="凯宇" w:date="2020-05-20T11:13:00Z">
            <w:rPr>
              <w:lang w:val="en-GB"/>
            </w:rPr>
          </w:rPrChange>
        </w:rPr>
      </w:pPr>
      <w:ins w:id="79" w:author="凯宇" w:date="2020-05-20T11:13:00Z">
        <w:r>
          <w:rPr>
            <w:rFonts w:ascii="Times New Roman" w:hAnsi="Times New Roman" w:cs="Times New Roman" w:hint="eastAsia"/>
            <w:lang w:val="en-GB"/>
          </w:rPr>
          <w:t>车主账号允许在</w:t>
        </w:r>
        <w:r>
          <w:rPr>
            <w:rFonts w:ascii="Times New Roman" w:hAnsi="Times New Roman" w:cs="Times New Roman" w:hint="eastAsia"/>
            <w:lang w:val="en-GB"/>
          </w:rPr>
          <w:t>4</w:t>
        </w:r>
        <w:r>
          <w:rPr>
            <w:rFonts w:ascii="Times New Roman" w:hAnsi="Times New Roman" w:cs="Times New Roman" w:hint="eastAsia"/>
            <w:lang w:val="en-GB"/>
          </w:rPr>
          <w:t>台不同的设备上申请蓝牙钥匙，但是只允许同时在一台设备上登录，车主只可使用处于登录状态的设备上的蓝牙钥匙</w:t>
        </w:r>
      </w:ins>
    </w:p>
    <w:p w14:paraId="4E485111" w14:textId="201F51B7" w:rsidR="001E6DEE" w:rsidRDefault="002B4EA6" w:rsidP="00A40ABD">
      <w:pPr>
        <w:pStyle w:val="af5"/>
        <w:numPr>
          <w:ilvl w:val="0"/>
          <w:numId w:val="5"/>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需保存蓝牙钥匙的生成记录用于查询管理，包括：车辆信息（</w:t>
      </w:r>
      <w:r>
        <w:rPr>
          <w:rFonts w:ascii="Times New Roman" w:hAnsi="Times New Roman" w:cs="Times New Roman" w:hint="eastAsia"/>
          <w:lang w:val="en-GB"/>
        </w:rPr>
        <w:t>VIN</w:t>
      </w:r>
      <w:r>
        <w:rPr>
          <w:rFonts w:ascii="Times New Roman" w:hAnsi="Times New Roman" w:cs="Times New Roman" w:hint="eastAsia"/>
          <w:lang w:val="en-GB"/>
        </w:rPr>
        <w:t>、车牌、车型）、账号信息（手机号、用户</w:t>
      </w:r>
      <w:r>
        <w:rPr>
          <w:rFonts w:ascii="Times New Roman" w:hAnsi="Times New Roman" w:cs="Times New Roman" w:hint="eastAsia"/>
          <w:lang w:val="en-GB"/>
        </w:rPr>
        <w:t>ID</w:t>
      </w:r>
      <w:r>
        <w:rPr>
          <w:rFonts w:ascii="Times New Roman" w:hAnsi="Times New Roman" w:cs="Times New Roman" w:hint="eastAsia"/>
          <w:lang w:val="en-GB"/>
        </w:rPr>
        <w:t>）、用户设备信息（</w:t>
      </w:r>
      <w:r>
        <w:rPr>
          <w:rFonts w:ascii="Times New Roman" w:hAnsi="Times New Roman" w:cs="Times New Roman" w:hint="eastAsia"/>
          <w:lang w:val="en-GB"/>
        </w:rPr>
        <w:t>IMEI</w:t>
      </w:r>
      <w:r>
        <w:rPr>
          <w:rFonts w:ascii="Times New Roman" w:hAnsi="Times New Roman" w:cs="Times New Roman" w:hint="eastAsia"/>
          <w:lang w:val="en-GB"/>
        </w:rPr>
        <w:t>、设备型号）、生成时间、权限信息、有效期</w:t>
      </w:r>
      <w:bookmarkEnd w:id="49"/>
      <w:bookmarkEnd w:id="76"/>
      <w:ins w:id="80" w:author="凯宇" w:date="2020-05-20T18:12:00Z">
        <w:r>
          <w:rPr>
            <w:rFonts w:ascii="Times New Roman" w:hAnsi="Times New Roman" w:cs="Times New Roman" w:hint="eastAsia"/>
            <w:lang w:val="en-GB"/>
          </w:rPr>
          <w:t>、下发方式、车端下发状态、</w:t>
        </w:r>
      </w:ins>
      <w:ins w:id="81" w:author="凯宇" w:date="2020-05-20T18:13:00Z">
        <w:r>
          <w:rPr>
            <w:rFonts w:ascii="Times New Roman" w:hAnsi="Times New Roman" w:cs="Times New Roman" w:hint="eastAsia"/>
            <w:lang w:val="en-GB"/>
          </w:rPr>
          <w:t>APP</w:t>
        </w:r>
        <w:r>
          <w:rPr>
            <w:rFonts w:ascii="Times New Roman" w:hAnsi="Times New Roman" w:cs="Times New Roman" w:hint="eastAsia"/>
            <w:lang w:val="en-GB"/>
          </w:rPr>
          <w:t>端下发状态</w:t>
        </w:r>
      </w:ins>
    </w:p>
    <w:p w14:paraId="075F419B" w14:textId="1FCA21BC" w:rsidR="00AB099A" w:rsidDel="006F406A" w:rsidRDefault="00AB099A" w:rsidP="00A40ABD">
      <w:pPr>
        <w:pStyle w:val="af5"/>
        <w:numPr>
          <w:ilvl w:val="0"/>
          <w:numId w:val="5"/>
        </w:numPr>
        <w:ind w:firstLineChars="0"/>
        <w:rPr>
          <w:del w:id="82" w:author="凯宇" w:date="2020-05-20T10:43:00Z"/>
          <w:rFonts w:ascii="Times New Roman" w:hAnsi="Times New Roman" w:cs="Times New Roman"/>
          <w:lang w:val="en-GB"/>
        </w:rPr>
      </w:pPr>
      <w:del w:id="83" w:author="凯宇" w:date="2020-05-20T10:43:00Z">
        <w:r w:rsidDel="006F406A">
          <w:rPr>
            <w:rFonts w:ascii="Times New Roman" w:hAnsi="Times New Roman" w:cs="Times New Roman" w:hint="eastAsia"/>
            <w:lang w:val="en-GB"/>
          </w:rPr>
          <w:delText>每辆车只允许有一把车主蓝牙</w:delText>
        </w:r>
        <w:commentRangeStart w:id="84"/>
        <w:commentRangeStart w:id="85"/>
        <w:commentRangeStart w:id="86"/>
        <w:r w:rsidDel="006F406A">
          <w:rPr>
            <w:rFonts w:ascii="Times New Roman" w:hAnsi="Times New Roman" w:cs="Times New Roman" w:hint="eastAsia"/>
            <w:lang w:val="en-GB"/>
          </w:rPr>
          <w:delText>钥匙</w:delText>
        </w:r>
        <w:commentRangeEnd w:id="84"/>
        <w:commentRangeEnd w:id="86"/>
        <w:r w:rsidR="00315A27" w:rsidDel="006F406A">
          <w:rPr>
            <w:rStyle w:val="af7"/>
          </w:rPr>
          <w:commentReference w:id="84"/>
        </w:r>
        <w:commentRangeEnd w:id="85"/>
        <w:r w:rsidR="00541631" w:rsidDel="006F406A">
          <w:rPr>
            <w:rStyle w:val="af7"/>
          </w:rPr>
          <w:commentReference w:id="85"/>
        </w:r>
        <w:r w:rsidR="0089327A" w:rsidDel="006F406A">
          <w:rPr>
            <w:rStyle w:val="af7"/>
          </w:rPr>
          <w:commentReference w:id="86"/>
        </w:r>
      </w:del>
    </w:p>
    <w:p w14:paraId="7E2DF34C" w14:textId="77777777" w:rsidR="006D1518" w:rsidRDefault="006D1518" w:rsidP="00A40ABD">
      <w:pPr>
        <w:pStyle w:val="af5"/>
        <w:numPr>
          <w:ilvl w:val="0"/>
          <w:numId w:val="5"/>
        </w:numPr>
        <w:ind w:firstLineChars="0"/>
        <w:rPr>
          <w:rFonts w:ascii="Times New Roman" w:hAnsi="Times New Roman" w:cs="Times New Roman"/>
          <w:lang w:val="en-GB"/>
        </w:rPr>
      </w:pPr>
      <w:r>
        <w:rPr>
          <w:rFonts w:ascii="Times New Roman" w:hAnsi="Times New Roman" w:cs="Times New Roman" w:hint="eastAsia"/>
          <w:lang w:val="en-GB"/>
        </w:rPr>
        <w:t>生成</w:t>
      </w:r>
      <w:r w:rsidR="00AD1F88">
        <w:rPr>
          <w:rFonts w:ascii="Times New Roman" w:hAnsi="Times New Roman" w:cs="Times New Roman" w:hint="eastAsia"/>
          <w:lang w:val="en-GB"/>
        </w:rPr>
        <w:t>下发过程中</w:t>
      </w:r>
      <w:r w:rsidR="005E1A06">
        <w:rPr>
          <w:rFonts w:ascii="Times New Roman" w:hAnsi="Times New Roman" w:cs="Times New Roman" w:hint="eastAsia"/>
          <w:lang w:val="en-GB"/>
        </w:rPr>
        <w:t>如</w:t>
      </w:r>
      <w:r>
        <w:rPr>
          <w:rFonts w:ascii="Times New Roman" w:hAnsi="Times New Roman" w:cs="Times New Roman" w:hint="eastAsia"/>
          <w:lang w:val="en-GB"/>
        </w:rPr>
        <w:t>车辆</w:t>
      </w:r>
      <w:r w:rsidR="005E1A06">
        <w:rPr>
          <w:rFonts w:ascii="Times New Roman" w:hAnsi="Times New Roman" w:cs="Times New Roman" w:hint="eastAsia"/>
          <w:lang w:val="en-GB"/>
        </w:rPr>
        <w:t>网络中断、</w:t>
      </w: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连接正常，则下发模式从在线模式改为离线模式</w:t>
      </w:r>
    </w:p>
    <w:p w14:paraId="0AA365DD" w14:textId="60284EE1" w:rsidR="006F406A" w:rsidRPr="004278E8" w:rsidRDefault="006F406A" w:rsidP="006F406A">
      <w:pPr>
        <w:pStyle w:val="af5"/>
        <w:numPr>
          <w:ilvl w:val="0"/>
          <w:numId w:val="5"/>
        </w:numPr>
        <w:ind w:firstLineChars="0"/>
        <w:rPr>
          <w:ins w:id="87" w:author="凯宇" w:date="2020-05-20T10:41:00Z"/>
          <w:rFonts w:ascii="Times New Roman" w:hAnsi="Times New Roman" w:cs="Times New Roman"/>
          <w:lang w:val="en-GB"/>
        </w:rPr>
      </w:pPr>
      <w:ins w:id="88" w:author="凯宇" w:date="2020-05-20T10:41:00Z">
        <w:r>
          <w:rPr>
            <w:rFonts w:ascii="Times New Roman" w:hAnsi="Times New Roman" w:cs="Times New Roman" w:hint="eastAsia"/>
            <w:lang w:val="en-GB"/>
          </w:rPr>
          <w:t>生成下发过程中如</w:t>
        </w:r>
        <w:r>
          <w:rPr>
            <w:rFonts w:ascii="Times New Roman" w:hAnsi="Times New Roman" w:cs="Times New Roman" w:hint="eastAsia"/>
            <w:lang w:val="en-GB"/>
          </w:rPr>
          <w:t>APP</w:t>
        </w:r>
        <w:r>
          <w:rPr>
            <w:rFonts w:ascii="Times New Roman" w:hAnsi="Times New Roman" w:cs="Times New Roman" w:hint="eastAsia"/>
            <w:lang w:val="en-GB"/>
          </w:rPr>
          <w:t>奔溃、网络中断或其它原因导致下发失败，</w:t>
        </w:r>
        <w:r>
          <w:rPr>
            <w:rFonts w:ascii="Times New Roman" w:hAnsi="Times New Roman" w:cs="Times New Roman" w:hint="eastAsia"/>
            <w:lang w:val="en-GB"/>
          </w:rPr>
          <w:t>TSP</w:t>
        </w:r>
        <w:r>
          <w:rPr>
            <w:rFonts w:ascii="Times New Roman" w:hAnsi="Times New Roman" w:cs="Times New Roman" w:hint="eastAsia"/>
            <w:lang w:val="en-GB"/>
          </w:rPr>
          <w:t>应记录失败原因，若失败次数在</w:t>
        </w:r>
        <w:r>
          <w:rPr>
            <w:rFonts w:ascii="Times New Roman" w:hAnsi="Times New Roman" w:cs="Times New Roman" w:hint="eastAsia"/>
            <w:lang w:val="en-GB"/>
          </w:rPr>
          <w:t>5</w:t>
        </w:r>
        <w:r>
          <w:rPr>
            <w:rFonts w:ascii="Times New Roman" w:hAnsi="Times New Roman" w:cs="Times New Roman" w:hint="eastAsia"/>
            <w:lang w:val="en-GB"/>
          </w:rPr>
          <w:t>次之内则在与</w:t>
        </w:r>
        <w:r>
          <w:rPr>
            <w:rFonts w:ascii="Times New Roman" w:hAnsi="Times New Roman" w:cs="Times New Roman" w:hint="eastAsia"/>
            <w:lang w:val="en-GB"/>
          </w:rPr>
          <w:t>APP</w:t>
        </w:r>
        <w:r>
          <w:rPr>
            <w:rFonts w:ascii="Times New Roman" w:hAnsi="Times New Roman" w:cs="Times New Roman" w:hint="eastAsia"/>
            <w:lang w:val="en-GB"/>
          </w:rPr>
          <w:t>再次建立连接时自动恢复下发，无需再次发起申请，若超出</w:t>
        </w:r>
        <w:r>
          <w:rPr>
            <w:rFonts w:ascii="Times New Roman" w:hAnsi="Times New Roman" w:cs="Times New Roman" w:hint="eastAsia"/>
            <w:lang w:val="en-GB"/>
          </w:rPr>
          <w:t>5</w:t>
        </w:r>
        <w:r>
          <w:rPr>
            <w:rFonts w:ascii="Times New Roman" w:hAnsi="Times New Roman" w:cs="Times New Roman" w:hint="eastAsia"/>
            <w:lang w:val="en-GB"/>
          </w:rPr>
          <w:t>次，需用户重新发起</w:t>
        </w:r>
      </w:ins>
      <w:ins w:id="89" w:author="凯宇" w:date="2020-05-20T11:42:00Z">
        <w:r w:rsidR="00575EEC">
          <w:rPr>
            <w:rFonts w:ascii="Times New Roman" w:hAnsi="Times New Roman" w:cs="Times New Roman" w:hint="eastAsia"/>
            <w:lang w:val="en-GB"/>
          </w:rPr>
          <w:t>申请</w:t>
        </w:r>
      </w:ins>
    </w:p>
    <w:p w14:paraId="00547B54" w14:textId="70FBE595" w:rsidR="00AD1F88" w:rsidRPr="00A40ABD" w:rsidDel="006F406A" w:rsidRDefault="006D1518">
      <w:pPr>
        <w:pStyle w:val="af5"/>
        <w:numPr>
          <w:ilvl w:val="0"/>
          <w:numId w:val="5"/>
        </w:numPr>
        <w:ind w:left="0" w:firstLineChars="0" w:firstLine="0"/>
        <w:rPr>
          <w:del w:id="90" w:author="凯宇" w:date="2020-05-20T10:41:00Z"/>
          <w:rFonts w:ascii="Times New Roman" w:hAnsi="Times New Roman" w:cs="Times New Roman"/>
          <w:lang w:val="en-GB"/>
        </w:rPr>
        <w:pPrChange w:id="91" w:author="凯宇" w:date="2020-05-20T11:14:00Z">
          <w:pPr>
            <w:pStyle w:val="af5"/>
            <w:numPr>
              <w:numId w:val="5"/>
            </w:numPr>
            <w:ind w:left="900" w:firstLineChars="0" w:hanging="360"/>
          </w:pPr>
        </w:pPrChange>
      </w:pPr>
      <w:del w:id="92" w:author="凯宇" w:date="2020-05-20T10:41:00Z">
        <w:r w:rsidDel="006F406A">
          <w:rPr>
            <w:rFonts w:ascii="Times New Roman" w:hAnsi="Times New Roman" w:cs="Times New Roman" w:hint="eastAsia"/>
            <w:lang w:val="en-GB"/>
          </w:rPr>
          <w:delText>生成下发过程中如</w:delText>
        </w:r>
        <w:r w:rsidDel="006F406A">
          <w:rPr>
            <w:rFonts w:ascii="Times New Roman" w:hAnsi="Times New Roman" w:cs="Times New Roman" w:hint="eastAsia"/>
            <w:lang w:val="en-GB"/>
          </w:rPr>
          <w:delText>APP</w:delText>
        </w:r>
        <w:r w:rsidDel="006F406A">
          <w:rPr>
            <w:rFonts w:ascii="Times New Roman" w:hAnsi="Times New Roman" w:cs="Times New Roman" w:hint="eastAsia"/>
            <w:lang w:val="en-GB"/>
          </w:rPr>
          <w:delText>奔溃或断开网络导致下发失败，</w:delText>
        </w:r>
        <w:r w:rsidDel="006F406A">
          <w:rPr>
            <w:rFonts w:ascii="Times New Roman" w:hAnsi="Times New Roman" w:cs="Times New Roman" w:hint="eastAsia"/>
            <w:lang w:val="en-GB"/>
          </w:rPr>
          <w:delText>TSP</w:delText>
        </w:r>
        <w:r w:rsidDel="006F406A">
          <w:rPr>
            <w:rFonts w:ascii="Times New Roman" w:hAnsi="Times New Roman" w:cs="Times New Roman" w:hint="eastAsia"/>
            <w:lang w:val="en-GB"/>
          </w:rPr>
          <w:delText>应</w:delText>
        </w:r>
        <w:r w:rsidR="004278E8" w:rsidDel="006F406A">
          <w:rPr>
            <w:rFonts w:ascii="Times New Roman" w:hAnsi="Times New Roman" w:cs="Times New Roman" w:hint="eastAsia"/>
            <w:lang w:val="en-GB"/>
          </w:rPr>
          <w:delText>记录错误原因并</w:delText>
        </w:r>
        <w:r w:rsidDel="006F406A">
          <w:rPr>
            <w:rFonts w:ascii="Times New Roman" w:hAnsi="Times New Roman" w:cs="Times New Roman" w:hint="eastAsia"/>
            <w:lang w:val="en-GB"/>
          </w:rPr>
          <w:delText>在与</w:delText>
        </w:r>
        <w:r w:rsidDel="006F406A">
          <w:rPr>
            <w:rFonts w:ascii="Times New Roman" w:hAnsi="Times New Roman" w:cs="Times New Roman" w:hint="eastAsia"/>
            <w:lang w:val="en-GB"/>
          </w:rPr>
          <w:delText>APP</w:delText>
        </w:r>
        <w:r w:rsidDel="006F406A">
          <w:rPr>
            <w:rFonts w:ascii="Times New Roman" w:hAnsi="Times New Roman" w:cs="Times New Roman" w:hint="eastAsia"/>
            <w:lang w:val="en-GB"/>
          </w:rPr>
          <w:delText>再次建立连接时自动恢复下发</w:delText>
        </w:r>
      </w:del>
    </w:p>
    <w:p w14:paraId="4BBBC090" w14:textId="77777777" w:rsidR="004334E7" w:rsidRPr="00B43077" w:rsidRDefault="004334E7">
      <w:pPr>
        <w:rPr>
          <w:rFonts w:ascii="Times New Roman" w:hAnsi="Times New Roman" w:cs="Times New Roman"/>
          <w:lang w:val="en-GB"/>
        </w:rPr>
        <w:pPrChange w:id="93" w:author="凯宇" w:date="2020-05-20T11:14:00Z">
          <w:pPr>
            <w:ind w:firstLineChars="200" w:firstLine="480"/>
          </w:pPr>
        </w:pPrChange>
      </w:pPr>
    </w:p>
    <w:p w14:paraId="475AE3CC" w14:textId="77777777" w:rsidR="001E6DEE" w:rsidRPr="00B43077" w:rsidRDefault="001E6DEE" w:rsidP="001E6DEE">
      <w:pPr>
        <w:pStyle w:val="3"/>
        <w:rPr>
          <w:rFonts w:ascii="Times New Roman" w:eastAsia="宋体" w:hAnsi="Times New Roman" w:cs="Times New Roman"/>
          <w:sz w:val="30"/>
          <w:szCs w:val="30"/>
          <w:lang w:eastAsia="zh-CN"/>
        </w:rPr>
      </w:pPr>
      <w:bookmarkStart w:id="94" w:name="_Toc39649715"/>
      <w:bookmarkEnd w:id="42"/>
      <w:r w:rsidRPr="00B43077">
        <w:rPr>
          <w:rFonts w:ascii="Times New Roman" w:eastAsia="宋体" w:hAnsi="Times New Roman" w:cs="Times New Roman"/>
          <w:sz w:val="30"/>
          <w:szCs w:val="30"/>
          <w:lang w:eastAsia="zh-CN"/>
        </w:rPr>
        <w:lastRenderedPageBreak/>
        <w:t>授权蓝牙钥匙生成</w:t>
      </w:r>
      <w:bookmarkEnd w:id="94"/>
    </w:p>
    <w:p w14:paraId="04E1F529" w14:textId="77777777" w:rsidR="001E6DEE" w:rsidRPr="00B43077" w:rsidRDefault="001E6DEE" w:rsidP="001E6DEE">
      <w:pPr>
        <w:rPr>
          <w:rFonts w:ascii="Times New Roman" w:hAnsi="Times New Roman" w:cs="Times New Roman"/>
          <w:szCs w:val="24"/>
          <w:lang w:val="en-GB"/>
        </w:rPr>
      </w:pPr>
      <w:r w:rsidRPr="00B43077">
        <w:rPr>
          <w:rFonts w:ascii="Times New Roman" w:hAnsi="Times New Roman" w:cs="Times New Roman"/>
          <w:szCs w:val="24"/>
          <w:lang w:val="en-GB"/>
        </w:rPr>
        <w:t>需求编号</w:t>
      </w:r>
    </w:p>
    <w:p w14:paraId="6B86D685" w14:textId="77777777" w:rsidR="001E6DEE" w:rsidRPr="00B43077" w:rsidRDefault="001E6DEE" w:rsidP="001E6DEE">
      <w:pPr>
        <w:pStyle w:val="4"/>
        <w:rPr>
          <w:rFonts w:ascii="Times New Roman" w:hAnsi="Times New Roman"/>
          <w:szCs w:val="24"/>
        </w:rPr>
      </w:pPr>
      <w:bookmarkStart w:id="95" w:name="_Toc39649716"/>
      <w:r w:rsidRPr="00B43077">
        <w:rPr>
          <w:rFonts w:ascii="Times New Roman" w:eastAsia="宋体" w:hAnsi="Times New Roman"/>
          <w:szCs w:val="24"/>
          <w:lang w:eastAsia="zh-CN"/>
        </w:rPr>
        <w:t>用户授权蓝牙钥匙</w:t>
      </w:r>
      <w:bookmarkEnd w:id="95"/>
    </w:p>
    <w:p w14:paraId="2EE0A819" w14:textId="77777777" w:rsidR="001E6DEE" w:rsidRPr="00B43077" w:rsidRDefault="001E6DEE" w:rsidP="001E6DEE">
      <w:pPr>
        <w:rPr>
          <w:rFonts w:ascii="Times New Roman" w:hAnsi="Times New Roman" w:cs="Times New Roman"/>
          <w:szCs w:val="24"/>
        </w:rPr>
      </w:pPr>
    </w:p>
    <w:p w14:paraId="7B9DA39D"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699ACAC0" w14:textId="2D70FCC7" w:rsidR="001E6DEE" w:rsidRPr="00B43077" w:rsidRDefault="004334E7" w:rsidP="001E6DEE">
      <w:pPr>
        <w:ind w:firstLineChars="200" w:firstLine="480"/>
        <w:rPr>
          <w:rFonts w:ascii="Times New Roman" w:hAnsi="Times New Roman" w:cs="Times New Roman"/>
          <w:lang w:val="en-GB"/>
        </w:rPr>
      </w:pPr>
      <w:r>
        <w:rPr>
          <w:rFonts w:ascii="Times New Roman" w:hAnsi="Times New Roman" w:cs="Times New Roman" w:hint="eastAsia"/>
          <w:lang w:val="en-GB"/>
        </w:rPr>
        <w:t>用户</w:t>
      </w:r>
      <w:r w:rsidR="00365FDA">
        <w:rPr>
          <w:rFonts w:ascii="Times New Roman" w:hAnsi="Times New Roman" w:cs="Times New Roman" w:hint="eastAsia"/>
          <w:lang w:val="en-GB"/>
        </w:rPr>
        <w:t>将蓝牙钥匙授权给亲友用于车辆使用，</w:t>
      </w:r>
      <w:r w:rsidR="00464417">
        <w:rPr>
          <w:rFonts w:ascii="Times New Roman" w:hAnsi="Times New Roman" w:cs="Times New Roman" w:hint="eastAsia"/>
          <w:lang w:val="en-GB"/>
        </w:rPr>
        <w:t>减少</w:t>
      </w:r>
      <w:r w:rsidR="00365FDA">
        <w:rPr>
          <w:rFonts w:ascii="Times New Roman" w:hAnsi="Times New Roman" w:cs="Times New Roman" w:hint="eastAsia"/>
          <w:lang w:val="en-GB"/>
        </w:rPr>
        <w:t>繁琐的物理钥匙交接</w:t>
      </w:r>
    </w:p>
    <w:p w14:paraId="72610662"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0F3EC741" w14:textId="5C86969B" w:rsidR="001E6DEE" w:rsidRPr="00B43077" w:rsidRDefault="004334E7" w:rsidP="001E6DEE">
      <w:pPr>
        <w:ind w:firstLineChars="200" w:firstLine="48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根据用户授权信息，向被授权人发送授权确认，被授权人确认后，</w:t>
      </w:r>
      <w:r>
        <w:rPr>
          <w:rFonts w:ascii="Times New Roman" w:hAnsi="Times New Roman" w:cs="Times New Roman" w:hint="eastAsia"/>
          <w:lang w:val="en-GB"/>
        </w:rPr>
        <w:t>TSP</w:t>
      </w:r>
      <w:r>
        <w:rPr>
          <w:rFonts w:ascii="Times New Roman" w:hAnsi="Times New Roman" w:cs="Times New Roman" w:hint="eastAsia"/>
          <w:lang w:val="en-GB"/>
        </w:rPr>
        <w:t>根据用户授权信息</w:t>
      </w:r>
      <w:r w:rsidR="00EB4E70">
        <w:rPr>
          <w:rFonts w:ascii="Times New Roman" w:hAnsi="Times New Roman" w:cs="Times New Roman" w:hint="eastAsia"/>
          <w:lang w:val="en-GB"/>
        </w:rPr>
        <w:t>生成蓝牙钥匙，</w:t>
      </w:r>
      <w:r w:rsidR="00365FDA">
        <w:rPr>
          <w:rFonts w:ascii="Times New Roman" w:hAnsi="Times New Roman" w:cs="Times New Roman" w:hint="eastAsia"/>
          <w:lang w:val="en-GB"/>
        </w:rPr>
        <w:t>并将蓝牙钥匙下发至车辆和被授权人手机</w:t>
      </w:r>
      <w:r w:rsidR="00365FDA">
        <w:rPr>
          <w:rFonts w:ascii="Times New Roman" w:hAnsi="Times New Roman" w:cs="Times New Roman" w:hint="eastAsia"/>
          <w:lang w:val="en-GB"/>
        </w:rPr>
        <w:t>APP</w:t>
      </w:r>
    </w:p>
    <w:p w14:paraId="3633FBD3" w14:textId="0163EF51" w:rsidR="008160BA" w:rsidRPr="00B43077" w:rsidRDefault="009E5A97" w:rsidP="008160BA">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03508D0C" w14:textId="1B260C3F" w:rsidR="008160BA" w:rsidRPr="00B43077" w:rsidRDefault="00AA1A9A" w:rsidP="004334E7">
      <w:pPr>
        <w:jc w:val="center"/>
        <w:rPr>
          <w:rFonts w:ascii="Times New Roman" w:hAnsi="Times New Roman" w:cs="Times New Roman"/>
          <w:lang w:val="en-GB"/>
        </w:rPr>
      </w:pPr>
      <w:r>
        <w:object w:dxaOrig="19531" w:dyaOrig="16711" w14:anchorId="099C04F3">
          <v:shape id="_x0000_i1027" type="#_x0000_t75" style="width:444pt;height:380.25pt" o:ole="">
            <v:imagedata r:id="rId21" o:title=""/>
          </v:shape>
          <o:OLEObject Type="Embed" ProgID="Visio.Drawing.15" ShapeID="_x0000_i1027" DrawAspect="Content" ObjectID="_1652536872" r:id="rId22"/>
        </w:object>
      </w:r>
    </w:p>
    <w:p w14:paraId="344D0786"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0A266BF6" w14:textId="6085F2AF" w:rsidR="001E6DEE" w:rsidRPr="005100DB" w:rsidRDefault="005100DB" w:rsidP="0093344F">
      <w:pPr>
        <w:pStyle w:val="af5"/>
        <w:numPr>
          <w:ilvl w:val="0"/>
          <w:numId w:val="7"/>
        </w:numPr>
        <w:spacing w:line="276" w:lineRule="auto"/>
        <w:ind w:firstLineChars="0"/>
        <w:rPr>
          <w:rFonts w:ascii="Times New Roman" w:hAnsi="Times New Roman" w:cs="Times New Roman"/>
          <w:szCs w:val="24"/>
        </w:rPr>
      </w:pPr>
      <w:r w:rsidRPr="005100DB">
        <w:rPr>
          <w:rFonts w:ascii="Times New Roman" w:hAnsi="Times New Roman" w:cs="Times New Roman" w:hint="eastAsia"/>
          <w:szCs w:val="24"/>
        </w:rPr>
        <w:lastRenderedPageBreak/>
        <w:t>TSP</w:t>
      </w:r>
      <w:r w:rsidR="0009639E">
        <w:rPr>
          <w:rFonts w:ascii="Times New Roman" w:hAnsi="Times New Roman" w:cs="Times New Roman" w:hint="eastAsia"/>
          <w:szCs w:val="24"/>
        </w:rPr>
        <w:t>接收到用户授权信息，</w:t>
      </w:r>
      <w:r w:rsidRPr="005100DB">
        <w:rPr>
          <w:rFonts w:ascii="Times New Roman" w:hAnsi="Times New Roman" w:cs="Times New Roman" w:hint="eastAsia"/>
          <w:szCs w:val="24"/>
        </w:rPr>
        <w:t>对用户</w:t>
      </w:r>
      <w:r w:rsidR="00464417">
        <w:rPr>
          <w:rFonts w:ascii="Times New Roman" w:hAnsi="Times New Roman" w:cs="Times New Roman" w:hint="eastAsia"/>
          <w:szCs w:val="24"/>
        </w:rPr>
        <w:t>身份和设备合法性</w:t>
      </w:r>
      <w:r w:rsidRPr="005100DB">
        <w:rPr>
          <w:rFonts w:ascii="Times New Roman" w:hAnsi="Times New Roman" w:cs="Times New Roman" w:hint="eastAsia"/>
          <w:szCs w:val="24"/>
        </w:rPr>
        <w:t>进行验证，确保</w:t>
      </w:r>
      <w:r w:rsidR="00464417">
        <w:rPr>
          <w:rFonts w:ascii="Times New Roman" w:hAnsi="Times New Roman" w:cs="Times New Roman" w:hint="eastAsia"/>
          <w:szCs w:val="24"/>
        </w:rPr>
        <w:t>授权信息</w:t>
      </w:r>
      <w:r w:rsidRPr="005100DB">
        <w:rPr>
          <w:rFonts w:ascii="Times New Roman" w:hAnsi="Times New Roman" w:cs="Times New Roman" w:hint="eastAsia"/>
          <w:szCs w:val="24"/>
        </w:rPr>
        <w:t>的安全性</w:t>
      </w:r>
    </w:p>
    <w:p w14:paraId="20EAA4AF" w14:textId="37615FA6" w:rsidR="005100DB" w:rsidRDefault="005100DB" w:rsidP="0093344F">
      <w:pPr>
        <w:pStyle w:val="af5"/>
        <w:numPr>
          <w:ilvl w:val="0"/>
          <w:numId w:val="7"/>
        </w:numPr>
        <w:spacing w:line="276" w:lineRule="auto"/>
        <w:ind w:firstLineChars="0"/>
        <w:rPr>
          <w:rFonts w:ascii="Times New Roman" w:hAnsi="Times New Roman" w:cs="Times New Roman"/>
          <w:szCs w:val="24"/>
        </w:rPr>
      </w:pPr>
      <w:r>
        <w:rPr>
          <w:rFonts w:ascii="Times New Roman" w:hAnsi="Times New Roman" w:cs="Times New Roman" w:hint="eastAsia"/>
          <w:szCs w:val="24"/>
        </w:rPr>
        <w:t>TSP</w:t>
      </w:r>
      <w:r w:rsidR="007222A4">
        <w:rPr>
          <w:rFonts w:ascii="Times New Roman" w:hAnsi="Times New Roman" w:cs="Times New Roman" w:hint="eastAsia"/>
          <w:szCs w:val="24"/>
        </w:rPr>
        <w:t>向被授权人手机号发送授权确认信息。授权确认信息包含</w:t>
      </w:r>
      <w:r>
        <w:rPr>
          <w:rFonts w:ascii="Times New Roman" w:hAnsi="Times New Roman" w:cs="Times New Roman" w:hint="eastAsia"/>
          <w:szCs w:val="24"/>
        </w:rPr>
        <w:t>授权码和</w:t>
      </w:r>
      <w:r>
        <w:rPr>
          <w:rFonts w:ascii="Times New Roman" w:hAnsi="Times New Roman" w:cs="Times New Roman" w:hint="eastAsia"/>
          <w:szCs w:val="24"/>
        </w:rPr>
        <w:t>APP</w:t>
      </w:r>
      <w:r>
        <w:rPr>
          <w:rFonts w:ascii="Times New Roman" w:hAnsi="Times New Roman" w:cs="Times New Roman" w:hint="eastAsia"/>
          <w:szCs w:val="24"/>
        </w:rPr>
        <w:t>链接，用户点击链接可</w:t>
      </w:r>
      <w:r w:rsidR="00AB23C3">
        <w:rPr>
          <w:rFonts w:ascii="Times New Roman" w:hAnsi="Times New Roman" w:cs="Times New Roman" w:hint="eastAsia"/>
          <w:szCs w:val="24"/>
        </w:rPr>
        <w:t>打开</w:t>
      </w:r>
      <w:r>
        <w:rPr>
          <w:rFonts w:ascii="Times New Roman" w:hAnsi="Times New Roman" w:cs="Times New Roman" w:hint="eastAsia"/>
          <w:szCs w:val="24"/>
        </w:rPr>
        <w:t>APP</w:t>
      </w:r>
      <w:r>
        <w:rPr>
          <w:rFonts w:ascii="Times New Roman" w:hAnsi="Times New Roman" w:cs="Times New Roman" w:hint="eastAsia"/>
          <w:szCs w:val="24"/>
        </w:rPr>
        <w:t>或下载</w:t>
      </w:r>
      <w:r>
        <w:rPr>
          <w:rFonts w:ascii="Times New Roman" w:hAnsi="Times New Roman" w:cs="Times New Roman" w:hint="eastAsia"/>
          <w:szCs w:val="24"/>
        </w:rPr>
        <w:t>APP</w:t>
      </w:r>
      <w:r w:rsidR="00AB23C3">
        <w:rPr>
          <w:rFonts w:ascii="Times New Roman" w:hAnsi="Times New Roman" w:cs="Times New Roman" w:hint="eastAsia"/>
          <w:szCs w:val="24"/>
        </w:rPr>
        <w:t>。</w:t>
      </w:r>
    </w:p>
    <w:p w14:paraId="1B58B49B" w14:textId="3D9CC0AE" w:rsidR="00AB23C3" w:rsidRDefault="00AB23C3" w:rsidP="0093344F">
      <w:pPr>
        <w:pStyle w:val="af5"/>
        <w:numPr>
          <w:ilvl w:val="0"/>
          <w:numId w:val="7"/>
        </w:numPr>
        <w:spacing w:line="276" w:lineRule="auto"/>
        <w:ind w:firstLineChars="0"/>
        <w:rPr>
          <w:rFonts w:ascii="Times New Roman" w:hAnsi="Times New Roman" w:cs="Times New Roman"/>
          <w:szCs w:val="24"/>
        </w:rPr>
      </w:pPr>
      <w:r>
        <w:rPr>
          <w:rFonts w:ascii="Times New Roman" w:hAnsi="Times New Roman" w:cs="Times New Roman" w:hint="eastAsia"/>
          <w:szCs w:val="24"/>
        </w:rPr>
        <w:t>授权码有效期为</w:t>
      </w:r>
      <w:r>
        <w:rPr>
          <w:rFonts w:ascii="Times New Roman" w:hAnsi="Times New Roman" w:cs="Times New Roman" w:hint="eastAsia"/>
          <w:szCs w:val="24"/>
        </w:rPr>
        <w:t>5min</w:t>
      </w:r>
      <w:r>
        <w:rPr>
          <w:rFonts w:ascii="Times New Roman" w:hAnsi="Times New Roman" w:cs="Times New Roman" w:hint="eastAsia"/>
          <w:szCs w:val="24"/>
        </w:rPr>
        <w:t>，被授权人需在有效期内使用手机号登录</w:t>
      </w:r>
      <w:r>
        <w:rPr>
          <w:rFonts w:ascii="Times New Roman" w:hAnsi="Times New Roman" w:cs="Times New Roman"/>
          <w:szCs w:val="24"/>
        </w:rPr>
        <w:t>APP</w:t>
      </w:r>
      <w:r>
        <w:rPr>
          <w:rFonts w:ascii="Times New Roman" w:hAnsi="Times New Roman" w:cs="Times New Roman" w:hint="eastAsia"/>
          <w:szCs w:val="24"/>
        </w:rPr>
        <w:t>，输入授权码向</w:t>
      </w:r>
      <w:r>
        <w:rPr>
          <w:rFonts w:ascii="Times New Roman" w:hAnsi="Times New Roman" w:cs="Times New Roman" w:hint="eastAsia"/>
          <w:szCs w:val="24"/>
        </w:rPr>
        <w:t>TSP</w:t>
      </w:r>
      <w:r>
        <w:rPr>
          <w:rFonts w:ascii="Times New Roman" w:hAnsi="Times New Roman" w:cs="Times New Roman" w:hint="eastAsia"/>
          <w:szCs w:val="24"/>
        </w:rPr>
        <w:t>确认授权</w:t>
      </w:r>
      <w:r w:rsidR="001E6E36">
        <w:rPr>
          <w:rFonts w:ascii="Times New Roman" w:hAnsi="Times New Roman" w:cs="Times New Roman" w:hint="eastAsia"/>
          <w:szCs w:val="24"/>
        </w:rPr>
        <w:t>。如被授权人未在有效期内进行授权确认，</w:t>
      </w:r>
      <w:r w:rsidR="001E6E36">
        <w:rPr>
          <w:rFonts w:ascii="Times New Roman" w:hAnsi="Times New Roman" w:cs="Times New Roman" w:hint="eastAsia"/>
          <w:szCs w:val="24"/>
        </w:rPr>
        <w:t>TSP</w:t>
      </w:r>
      <w:r w:rsidR="001E6E36">
        <w:rPr>
          <w:rFonts w:ascii="Times New Roman" w:hAnsi="Times New Roman" w:cs="Times New Roman" w:hint="eastAsia"/>
          <w:szCs w:val="24"/>
        </w:rPr>
        <w:t>需通知车主授权失败</w:t>
      </w:r>
    </w:p>
    <w:p w14:paraId="00C895F8" w14:textId="48B28814" w:rsidR="00AB23C3" w:rsidRDefault="00AB23C3" w:rsidP="0093344F">
      <w:pPr>
        <w:pStyle w:val="af5"/>
        <w:numPr>
          <w:ilvl w:val="0"/>
          <w:numId w:val="7"/>
        </w:numPr>
        <w:spacing w:line="276" w:lineRule="auto"/>
        <w:ind w:firstLineChars="0"/>
        <w:rPr>
          <w:rFonts w:ascii="Times New Roman" w:hAnsi="Times New Roman" w:cs="Times New Roman"/>
          <w:szCs w:val="24"/>
        </w:rPr>
      </w:pPr>
      <w:r>
        <w:rPr>
          <w:rFonts w:ascii="Times New Roman" w:hAnsi="Times New Roman" w:cs="Times New Roman" w:hint="eastAsia"/>
          <w:szCs w:val="24"/>
        </w:rPr>
        <w:t>TSP</w:t>
      </w:r>
      <w:r>
        <w:rPr>
          <w:rFonts w:ascii="Times New Roman" w:hAnsi="Times New Roman" w:cs="Times New Roman" w:hint="eastAsia"/>
          <w:szCs w:val="24"/>
        </w:rPr>
        <w:t>对授权确认信息进行验证，</w:t>
      </w:r>
      <w:r w:rsidR="00464417">
        <w:rPr>
          <w:rFonts w:ascii="Times New Roman" w:hAnsi="Times New Roman" w:cs="Times New Roman" w:hint="eastAsia"/>
          <w:szCs w:val="24"/>
        </w:rPr>
        <w:t>包括被授权人身份和设备合法性，</w:t>
      </w:r>
      <w:r>
        <w:rPr>
          <w:rFonts w:ascii="Times New Roman" w:hAnsi="Times New Roman" w:cs="Times New Roman" w:hint="eastAsia"/>
          <w:szCs w:val="24"/>
        </w:rPr>
        <w:t>确保信息的安全性</w:t>
      </w:r>
    </w:p>
    <w:p w14:paraId="261E74D6" w14:textId="5027AF8E" w:rsidR="00AB23C3" w:rsidRDefault="00AB23C3" w:rsidP="0093344F">
      <w:pPr>
        <w:pStyle w:val="af5"/>
        <w:numPr>
          <w:ilvl w:val="0"/>
          <w:numId w:val="7"/>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根据</w:t>
      </w:r>
      <w:r w:rsidR="00B10AB5">
        <w:rPr>
          <w:rFonts w:ascii="Times New Roman" w:hAnsi="Times New Roman" w:cs="Times New Roman" w:hint="eastAsia"/>
          <w:lang w:val="en-GB"/>
        </w:rPr>
        <w:t>授权信息配置授权</w:t>
      </w:r>
      <w:r>
        <w:rPr>
          <w:rFonts w:ascii="Times New Roman" w:hAnsi="Times New Roman" w:cs="Times New Roman" w:hint="eastAsia"/>
          <w:lang w:val="en-GB"/>
        </w:rPr>
        <w:t>蓝牙钥匙的权限、有效期</w:t>
      </w:r>
    </w:p>
    <w:p w14:paraId="5EB2CEB7" w14:textId="1D86ADE9" w:rsidR="00B10AB5" w:rsidRPr="00B10AB5" w:rsidRDefault="00B10AB5" w:rsidP="0093344F">
      <w:pPr>
        <w:pStyle w:val="af5"/>
        <w:numPr>
          <w:ilvl w:val="0"/>
          <w:numId w:val="7"/>
        </w:numPr>
        <w:spacing w:line="276" w:lineRule="auto"/>
        <w:ind w:firstLineChars="0"/>
        <w:rPr>
          <w:rFonts w:ascii="Times New Roman" w:hAnsi="Times New Roman" w:cs="Times New Roman"/>
          <w:szCs w:val="24"/>
        </w:rPr>
      </w:pPr>
      <w:r w:rsidRPr="00B10AB5">
        <w:rPr>
          <w:rFonts w:ascii="Times New Roman" w:hAnsi="Times New Roman" w:cs="Times New Roman" w:hint="eastAsia"/>
          <w:szCs w:val="24"/>
        </w:rPr>
        <w:t>TSP</w:t>
      </w:r>
      <w:r w:rsidRPr="00B10AB5">
        <w:rPr>
          <w:rFonts w:ascii="Times New Roman" w:hAnsi="Times New Roman" w:cs="Times New Roman" w:hint="eastAsia"/>
          <w:szCs w:val="24"/>
        </w:rPr>
        <w:t>将</w:t>
      </w:r>
      <w:r>
        <w:rPr>
          <w:rFonts w:ascii="Times New Roman" w:hAnsi="Times New Roman" w:cs="Times New Roman" w:hint="eastAsia"/>
          <w:szCs w:val="24"/>
        </w:rPr>
        <w:t>授权</w:t>
      </w:r>
      <w:r w:rsidRPr="00B10AB5">
        <w:rPr>
          <w:rFonts w:ascii="Times New Roman" w:hAnsi="Times New Roman" w:cs="Times New Roman" w:hint="eastAsia"/>
          <w:szCs w:val="24"/>
        </w:rPr>
        <w:t>蓝牙钥匙与</w:t>
      </w:r>
      <w:r>
        <w:rPr>
          <w:rFonts w:ascii="Times New Roman" w:hAnsi="Times New Roman" w:cs="Times New Roman" w:hint="eastAsia"/>
          <w:szCs w:val="24"/>
        </w:rPr>
        <w:t>车主</w:t>
      </w:r>
      <w:r w:rsidRPr="00B10AB5">
        <w:rPr>
          <w:rFonts w:ascii="Times New Roman" w:hAnsi="Times New Roman" w:cs="Times New Roman" w:hint="eastAsia"/>
          <w:szCs w:val="24"/>
        </w:rPr>
        <w:t>账号信息（手机号</w:t>
      </w:r>
      <w:r>
        <w:rPr>
          <w:rFonts w:ascii="Times New Roman" w:hAnsi="Times New Roman" w:cs="Times New Roman" w:hint="eastAsia"/>
          <w:szCs w:val="24"/>
        </w:rPr>
        <w:t>、用户</w:t>
      </w:r>
      <w:r>
        <w:rPr>
          <w:rFonts w:ascii="Times New Roman" w:hAnsi="Times New Roman" w:cs="Times New Roman" w:hint="eastAsia"/>
          <w:szCs w:val="24"/>
        </w:rPr>
        <w:t>ID</w:t>
      </w:r>
      <w:r w:rsidRPr="00B10AB5">
        <w:rPr>
          <w:rFonts w:ascii="Times New Roman" w:hAnsi="Times New Roman" w:cs="Times New Roman" w:hint="eastAsia"/>
          <w:szCs w:val="24"/>
        </w:rPr>
        <w:t>）、</w:t>
      </w:r>
      <w:r>
        <w:rPr>
          <w:rFonts w:ascii="Times New Roman" w:hAnsi="Times New Roman" w:cs="Times New Roman" w:hint="eastAsia"/>
          <w:szCs w:val="24"/>
        </w:rPr>
        <w:t>被授权人账号信息（手机号、用户</w:t>
      </w:r>
      <w:r>
        <w:rPr>
          <w:rFonts w:ascii="Times New Roman" w:hAnsi="Times New Roman" w:cs="Times New Roman" w:hint="eastAsia"/>
          <w:szCs w:val="24"/>
        </w:rPr>
        <w:t>ID</w:t>
      </w:r>
      <w:r>
        <w:rPr>
          <w:rFonts w:ascii="Times New Roman" w:hAnsi="Times New Roman" w:cs="Times New Roman" w:hint="eastAsia"/>
          <w:szCs w:val="24"/>
        </w:rPr>
        <w:t>）、被授权人</w:t>
      </w:r>
      <w:r w:rsidRPr="00B10AB5">
        <w:rPr>
          <w:rFonts w:ascii="Times New Roman" w:hAnsi="Times New Roman" w:cs="Times New Roman" w:hint="eastAsia"/>
          <w:szCs w:val="24"/>
        </w:rPr>
        <w:t>设备信息（</w:t>
      </w:r>
      <w:r w:rsidRPr="00B10AB5">
        <w:rPr>
          <w:rFonts w:ascii="Times New Roman" w:hAnsi="Times New Roman" w:cs="Times New Roman" w:hint="eastAsia"/>
          <w:szCs w:val="24"/>
        </w:rPr>
        <w:t>IMEI</w:t>
      </w:r>
      <w:r w:rsidRPr="00B10AB5">
        <w:rPr>
          <w:rFonts w:ascii="Times New Roman" w:hAnsi="Times New Roman" w:cs="Times New Roman" w:hint="eastAsia"/>
          <w:szCs w:val="24"/>
        </w:rPr>
        <w:t>）、车辆信息（</w:t>
      </w:r>
      <w:r w:rsidRPr="00B10AB5">
        <w:rPr>
          <w:rFonts w:ascii="Times New Roman" w:hAnsi="Times New Roman" w:cs="Times New Roman" w:hint="eastAsia"/>
          <w:szCs w:val="24"/>
        </w:rPr>
        <w:t>VIN</w:t>
      </w:r>
      <w:r w:rsidRPr="00B10AB5">
        <w:rPr>
          <w:rFonts w:ascii="Times New Roman" w:hAnsi="Times New Roman" w:cs="Times New Roman" w:hint="eastAsia"/>
          <w:szCs w:val="24"/>
        </w:rPr>
        <w:t>、蓝牙</w:t>
      </w:r>
      <w:r w:rsidRPr="00B10AB5">
        <w:rPr>
          <w:rFonts w:ascii="Times New Roman" w:hAnsi="Times New Roman" w:cs="Times New Roman" w:hint="eastAsia"/>
          <w:szCs w:val="24"/>
        </w:rPr>
        <w:t>MAC</w:t>
      </w:r>
      <w:r w:rsidRPr="00B10AB5">
        <w:rPr>
          <w:rFonts w:ascii="Times New Roman" w:hAnsi="Times New Roman" w:cs="Times New Roman" w:hint="eastAsia"/>
          <w:szCs w:val="24"/>
        </w:rPr>
        <w:t>）进行关联绑定，发生下述情况时需重新</w:t>
      </w:r>
      <w:r>
        <w:rPr>
          <w:rFonts w:ascii="Times New Roman" w:hAnsi="Times New Roman" w:cs="Times New Roman" w:hint="eastAsia"/>
          <w:szCs w:val="24"/>
        </w:rPr>
        <w:t>获取授权</w:t>
      </w:r>
      <w:r w:rsidRPr="00B10AB5">
        <w:rPr>
          <w:rFonts w:ascii="Times New Roman" w:hAnsi="Times New Roman" w:cs="Times New Roman" w:hint="eastAsia"/>
          <w:szCs w:val="24"/>
        </w:rPr>
        <w:t>：</w:t>
      </w:r>
    </w:p>
    <w:p w14:paraId="42C1B447" w14:textId="0899BB5B" w:rsidR="00464417" w:rsidRDefault="00464417" w:rsidP="00464417">
      <w:pPr>
        <w:pStyle w:val="af5"/>
        <w:numPr>
          <w:ilvl w:val="0"/>
          <w:numId w:val="6"/>
        </w:numPr>
        <w:ind w:firstLineChars="0"/>
        <w:rPr>
          <w:rFonts w:ascii="Times New Roman" w:hAnsi="Times New Roman" w:cs="Times New Roman"/>
          <w:lang w:val="en-GB"/>
        </w:rPr>
      </w:pPr>
      <w:r>
        <w:rPr>
          <w:rFonts w:ascii="Times New Roman" w:hAnsi="Times New Roman" w:cs="Times New Roman" w:hint="eastAsia"/>
          <w:lang w:val="en-GB"/>
        </w:rPr>
        <w:t>同一设备更换账号登录，新账号无法使用原账号蓝牙钥匙，需获取</w:t>
      </w:r>
      <w:ins w:id="96" w:author="凯宇" w:date="2020-05-20T11:01:00Z">
        <w:r w:rsidR="00BE45E1">
          <w:rPr>
            <w:rFonts w:ascii="Times New Roman" w:hAnsi="Times New Roman" w:cs="Times New Roman" w:hint="eastAsia"/>
            <w:lang w:val="en-GB"/>
          </w:rPr>
          <w:t>新账号的</w:t>
        </w:r>
      </w:ins>
      <w:r>
        <w:rPr>
          <w:rFonts w:ascii="Times New Roman" w:hAnsi="Times New Roman" w:cs="Times New Roman" w:hint="eastAsia"/>
          <w:lang w:val="en-GB"/>
        </w:rPr>
        <w:t>蓝牙钥匙授权</w:t>
      </w:r>
    </w:p>
    <w:p w14:paraId="1C2DD3B3" w14:textId="610CA9AB" w:rsidR="00464417" w:rsidRDefault="00464417" w:rsidP="00464417">
      <w:pPr>
        <w:pStyle w:val="af5"/>
        <w:numPr>
          <w:ilvl w:val="0"/>
          <w:numId w:val="6"/>
        </w:numPr>
        <w:ind w:firstLineChars="0"/>
        <w:rPr>
          <w:rFonts w:ascii="Times New Roman" w:hAnsi="Times New Roman" w:cs="Times New Roman"/>
          <w:lang w:val="en-GB"/>
        </w:rPr>
      </w:pPr>
      <w:r>
        <w:rPr>
          <w:rFonts w:ascii="Times New Roman" w:hAnsi="Times New Roman" w:cs="Times New Roman" w:hint="eastAsia"/>
          <w:lang w:val="en-GB"/>
        </w:rPr>
        <w:t>同一账号更换设备登录，在新设备上登录后需注销原有蓝牙钥匙，重新获取蓝牙钥匙授权</w:t>
      </w:r>
    </w:p>
    <w:p w14:paraId="251F2D94" w14:textId="33C35E8C" w:rsidR="00464417" w:rsidRDefault="00464417" w:rsidP="00464417">
      <w:pPr>
        <w:pStyle w:val="af5"/>
        <w:numPr>
          <w:ilvl w:val="0"/>
          <w:numId w:val="6"/>
        </w:numPr>
        <w:ind w:firstLineChars="0"/>
        <w:rPr>
          <w:rFonts w:ascii="Times New Roman" w:hAnsi="Times New Roman" w:cs="Times New Roman"/>
          <w:lang w:val="en-GB"/>
        </w:rPr>
      </w:pPr>
      <w:r>
        <w:rPr>
          <w:rFonts w:ascii="Times New Roman" w:hAnsi="Times New Roman" w:cs="Times New Roman" w:hint="eastAsia"/>
          <w:lang w:val="en-GB"/>
        </w:rPr>
        <w:t>车辆信息发生变更，如车端蓝牙模块更换导致</w:t>
      </w:r>
      <w:r>
        <w:rPr>
          <w:rFonts w:ascii="Times New Roman" w:hAnsi="Times New Roman" w:cs="Times New Roman" w:hint="eastAsia"/>
          <w:lang w:val="en-GB"/>
        </w:rPr>
        <w:t>MAC</w:t>
      </w:r>
      <w:r>
        <w:rPr>
          <w:rFonts w:ascii="Times New Roman" w:hAnsi="Times New Roman" w:cs="Times New Roman" w:hint="eastAsia"/>
          <w:lang w:val="en-GB"/>
        </w:rPr>
        <w:t>地址变化，需注销原有蓝牙钥匙，</w:t>
      </w:r>
      <w:ins w:id="97" w:author="凯宇" w:date="2020-05-20T10:44:00Z">
        <w:r w:rsidR="006F406A">
          <w:rPr>
            <w:rFonts w:ascii="Times New Roman" w:hAnsi="Times New Roman" w:cs="Times New Roman" w:hint="eastAsia"/>
            <w:lang w:val="en-GB"/>
          </w:rPr>
          <w:t>并重新</w:t>
        </w:r>
      </w:ins>
      <w:ins w:id="98" w:author="凯宇" w:date="2020-05-20T11:00:00Z">
        <w:r w:rsidR="00BE45E1">
          <w:rPr>
            <w:rFonts w:ascii="Times New Roman" w:hAnsi="Times New Roman" w:cs="Times New Roman" w:hint="eastAsia"/>
            <w:lang w:val="en-GB"/>
          </w:rPr>
          <w:t>进行</w:t>
        </w:r>
      </w:ins>
      <w:ins w:id="99" w:author="凯宇" w:date="2020-05-20T10:44:00Z">
        <w:r w:rsidR="006F406A">
          <w:rPr>
            <w:rFonts w:ascii="Times New Roman" w:hAnsi="Times New Roman" w:cs="Times New Roman" w:hint="eastAsia"/>
            <w:lang w:val="en-GB"/>
          </w:rPr>
          <w:t>授权</w:t>
        </w:r>
      </w:ins>
      <w:del w:id="100" w:author="凯宇" w:date="2020-05-20T10:44:00Z">
        <w:r w:rsidDel="006F406A">
          <w:rPr>
            <w:rFonts w:ascii="Times New Roman" w:hAnsi="Times New Roman" w:cs="Times New Roman" w:hint="eastAsia"/>
            <w:lang w:val="en-GB"/>
          </w:rPr>
          <w:delText>重新</w:delText>
        </w:r>
        <w:r w:rsidR="004278E8" w:rsidDel="006F406A">
          <w:rPr>
            <w:rFonts w:ascii="Times New Roman" w:hAnsi="Times New Roman" w:cs="Times New Roman" w:hint="eastAsia"/>
            <w:lang w:val="en-GB"/>
          </w:rPr>
          <w:delText>获取</w:delText>
        </w:r>
        <w:r w:rsidDel="006F406A">
          <w:rPr>
            <w:rFonts w:ascii="Times New Roman" w:hAnsi="Times New Roman" w:cs="Times New Roman" w:hint="eastAsia"/>
            <w:lang w:val="en-GB"/>
          </w:rPr>
          <w:delText>蓝牙钥匙</w:delText>
        </w:r>
        <w:r w:rsidR="004278E8" w:rsidDel="006F406A">
          <w:rPr>
            <w:rFonts w:ascii="Times New Roman" w:hAnsi="Times New Roman" w:cs="Times New Roman" w:hint="eastAsia"/>
            <w:lang w:val="en-GB"/>
          </w:rPr>
          <w:delText>授权</w:delText>
        </w:r>
      </w:del>
    </w:p>
    <w:p w14:paraId="1C331690" w14:textId="65D3CBD0" w:rsidR="009A3F1F" w:rsidRDefault="009A3F1F" w:rsidP="009A3F1F">
      <w:pPr>
        <w:pStyle w:val="af5"/>
        <w:numPr>
          <w:ilvl w:val="0"/>
          <w:numId w:val="7"/>
        </w:numPr>
        <w:spacing w:line="276" w:lineRule="auto"/>
        <w:ind w:firstLineChars="0"/>
        <w:rPr>
          <w:rFonts w:ascii="Times New Roman" w:hAnsi="Times New Roman" w:cs="Times New Roman"/>
          <w:lang w:val="en-GB"/>
        </w:rPr>
      </w:pPr>
      <w:r w:rsidRPr="009757CC">
        <w:rPr>
          <w:rFonts w:ascii="Times New Roman" w:hAnsi="Times New Roman" w:cs="Times New Roman" w:hint="eastAsia"/>
          <w:lang w:val="en-GB"/>
        </w:rPr>
        <w:t>TSP</w:t>
      </w:r>
      <w:r>
        <w:rPr>
          <w:rFonts w:ascii="Times New Roman" w:hAnsi="Times New Roman" w:cs="Times New Roman"/>
          <w:lang w:val="en-GB"/>
        </w:rPr>
        <w:t xml:space="preserve"> </w:t>
      </w:r>
      <w:r w:rsidRPr="009757CC">
        <w:rPr>
          <w:rFonts w:ascii="Times New Roman" w:hAnsi="Times New Roman" w:cs="Times New Roman" w:hint="eastAsia"/>
          <w:lang w:val="en-GB"/>
        </w:rPr>
        <w:t>将蓝牙钥匙及相关信息</w:t>
      </w:r>
      <w:r>
        <w:rPr>
          <w:rFonts w:ascii="Times New Roman" w:hAnsi="Times New Roman" w:cs="Times New Roman" w:hint="eastAsia"/>
          <w:lang w:val="en-GB"/>
        </w:rPr>
        <w:t>分别</w:t>
      </w:r>
      <w:r w:rsidRPr="009757CC">
        <w:rPr>
          <w:rFonts w:ascii="Times New Roman" w:hAnsi="Times New Roman" w:cs="Times New Roman" w:hint="eastAsia"/>
          <w:lang w:val="en-GB"/>
        </w:rPr>
        <w:t>下发至</w:t>
      </w:r>
      <w:r>
        <w:rPr>
          <w:rFonts w:ascii="Times New Roman" w:hAnsi="Times New Roman" w:cs="Times New Roman" w:hint="eastAsia"/>
          <w:lang w:val="en-GB"/>
        </w:rPr>
        <w:t>被授权人</w:t>
      </w:r>
      <w:r w:rsidRPr="009757CC">
        <w:rPr>
          <w:rFonts w:ascii="Times New Roman" w:hAnsi="Times New Roman" w:cs="Times New Roman" w:hint="eastAsia"/>
          <w:lang w:val="en-GB"/>
        </w:rPr>
        <w:t>手机</w:t>
      </w:r>
      <w:r w:rsidRPr="009757CC">
        <w:rPr>
          <w:rFonts w:ascii="Times New Roman" w:hAnsi="Times New Roman" w:cs="Times New Roman" w:hint="eastAsia"/>
          <w:lang w:val="en-GB"/>
        </w:rPr>
        <w:t>APP</w:t>
      </w:r>
      <w:r>
        <w:rPr>
          <w:rFonts w:ascii="Times New Roman" w:hAnsi="Times New Roman" w:cs="Times New Roman" w:hint="eastAsia"/>
          <w:lang w:val="en-GB"/>
        </w:rPr>
        <w:t>和车端蓝牙模块</w:t>
      </w:r>
      <w:r w:rsidRPr="009757CC">
        <w:rPr>
          <w:rFonts w:ascii="Times New Roman" w:hAnsi="Times New Roman" w:cs="Times New Roman" w:hint="eastAsia"/>
          <w:lang w:val="en-GB"/>
        </w:rPr>
        <w:t>。</w:t>
      </w:r>
    </w:p>
    <w:p w14:paraId="6EF54483" w14:textId="77777777" w:rsidR="009A3F1F" w:rsidRPr="009757CC" w:rsidRDefault="009A3F1F" w:rsidP="009A3F1F">
      <w:pPr>
        <w:pStyle w:val="af5"/>
        <w:numPr>
          <w:ilvl w:val="0"/>
          <w:numId w:val="18"/>
        </w:numPr>
        <w:ind w:firstLineChars="0"/>
        <w:rPr>
          <w:rFonts w:ascii="Times New Roman" w:hAnsi="Times New Roman" w:cs="Times New Roman"/>
          <w:lang w:val="en-GB"/>
        </w:rPr>
      </w:pPr>
      <w:r w:rsidRPr="009757CC">
        <w:rPr>
          <w:rFonts w:ascii="Times New Roman" w:hAnsi="Times New Roman" w:cs="Times New Roman" w:hint="eastAsia"/>
          <w:lang w:val="en-GB"/>
        </w:rPr>
        <w:t>TSP</w:t>
      </w:r>
      <w:r w:rsidRPr="009757CC">
        <w:rPr>
          <w:rFonts w:ascii="Times New Roman" w:hAnsi="Times New Roman" w:cs="Times New Roman" w:hint="eastAsia"/>
          <w:lang w:val="en-GB"/>
        </w:rPr>
        <w:t>下发给</w:t>
      </w:r>
      <w:r w:rsidRPr="009757CC">
        <w:rPr>
          <w:rFonts w:ascii="Times New Roman" w:hAnsi="Times New Roman" w:cs="Times New Roman" w:hint="eastAsia"/>
          <w:lang w:val="en-GB"/>
        </w:rPr>
        <w:t>APP</w:t>
      </w:r>
      <w:r w:rsidRPr="009757CC">
        <w:rPr>
          <w:rFonts w:ascii="Times New Roman" w:hAnsi="Times New Roman" w:cs="Times New Roman" w:hint="eastAsia"/>
          <w:lang w:val="en-GB"/>
        </w:rPr>
        <w:t>的信息包括</w:t>
      </w:r>
      <w:r>
        <w:rPr>
          <w:rFonts w:ascii="Times New Roman" w:hAnsi="Times New Roman" w:cs="Times New Roman" w:hint="eastAsia"/>
          <w:lang w:val="en-GB"/>
        </w:rPr>
        <w:t>：</w:t>
      </w:r>
    </w:p>
    <w:p w14:paraId="52524A41" w14:textId="75026924" w:rsidR="009A3F1F" w:rsidRDefault="009A3F1F" w:rsidP="009A3F1F">
      <w:pPr>
        <w:pStyle w:val="af5"/>
        <w:ind w:left="1320" w:firstLineChars="0" w:firstLine="0"/>
        <w:rPr>
          <w:rFonts w:ascii="Times New Roman" w:hAnsi="Times New Roman" w:cs="Times New Roman"/>
          <w:lang w:val="en-GB"/>
        </w:rPr>
      </w:pPr>
      <w:r w:rsidRPr="009757CC">
        <w:rPr>
          <w:rFonts w:ascii="Times New Roman" w:hAnsi="Times New Roman" w:cs="Times New Roman" w:hint="eastAsia"/>
          <w:lang w:val="en-GB"/>
        </w:rPr>
        <w:t>蓝牙钥匙、车主账号信息（手机号、用户</w:t>
      </w:r>
      <w:r w:rsidRPr="009757CC">
        <w:rPr>
          <w:rFonts w:ascii="Times New Roman" w:hAnsi="Times New Roman" w:cs="Times New Roman" w:hint="eastAsia"/>
          <w:lang w:val="en-GB"/>
        </w:rPr>
        <w:t>ID</w:t>
      </w:r>
      <w:r w:rsidRPr="009757CC">
        <w:rPr>
          <w:rFonts w:ascii="Times New Roman" w:hAnsi="Times New Roman" w:cs="Times New Roman" w:hint="eastAsia"/>
          <w:lang w:val="en-GB"/>
        </w:rPr>
        <w:t>）、</w:t>
      </w:r>
      <w:r>
        <w:rPr>
          <w:rFonts w:ascii="Times New Roman" w:hAnsi="Times New Roman" w:cs="Times New Roman" w:hint="eastAsia"/>
          <w:lang w:val="en-GB"/>
        </w:rPr>
        <w:t>被授权人账号信息</w:t>
      </w:r>
      <w:r w:rsidRPr="009757CC">
        <w:rPr>
          <w:rFonts w:ascii="Times New Roman" w:hAnsi="Times New Roman" w:cs="Times New Roman" w:hint="eastAsia"/>
          <w:lang w:val="en-GB"/>
        </w:rPr>
        <w:t>（手机号、用户</w:t>
      </w:r>
      <w:r w:rsidRPr="009757CC">
        <w:rPr>
          <w:rFonts w:ascii="Times New Roman" w:hAnsi="Times New Roman" w:cs="Times New Roman" w:hint="eastAsia"/>
          <w:lang w:val="en-GB"/>
        </w:rPr>
        <w:t>ID</w:t>
      </w:r>
      <w:r w:rsidRPr="009757CC">
        <w:rPr>
          <w:rFonts w:ascii="Times New Roman" w:hAnsi="Times New Roman" w:cs="Times New Roman" w:hint="eastAsia"/>
          <w:lang w:val="en-GB"/>
        </w:rPr>
        <w:t>）</w:t>
      </w:r>
      <w:r>
        <w:rPr>
          <w:rFonts w:ascii="Times New Roman" w:hAnsi="Times New Roman" w:cs="Times New Roman" w:hint="eastAsia"/>
          <w:lang w:val="en-GB"/>
        </w:rPr>
        <w:t>、</w:t>
      </w:r>
      <w:r w:rsidRPr="009757CC">
        <w:rPr>
          <w:rFonts w:ascii="Times New Roman" w:hAnsi="Times New Roman" w:cs="Times New Roman" w:hint="eastAsia"/>
          <w:lang w:val="en-GB"/>
        </w:rPr>
        <w:t>用户设备信息（</w:t>
      </w:r>
      <w:r w:rsidR="00A7463A">
        <w:rPr>
          <w:rFonts w:ascii="Times New Roman" w:hAnsi="Times New Roman" w:cs="Times New Roman" w:hint="eastAsia"/>
          <w:lang w:val="en-GB"/>
        </w:rPr>
        <w:t>IMEI</w:t>
      </w:r>
      <w:r w:rsidRPr="009757CC">
        <w:rPr>
          <w:rFonts w:ascii="Times New Roman" w:hAnsi="Times New Roman" w:cs="Times New Roman" w:hint="eastAsia"/>
          <w:lang w:val="en-GB"/>
        </w:rPr>
        <w:t>）、车辆信息（</w:t>
      </w:r>
      <w:r w:rsidRPr="009757CC">
        <w:rPr>
          <w:rFonts w:ascii="Times New Roman" w:hAnsi="Times New Roman" w:cs="Times New Roman" w:hint="eastAsia"/>
          <w:lang w:val="en-GB"/>
        </w:rPr>
        <w:t>VIN</w:t>
      </w:r>
      <w:r w:rsidRPr="009757CC">
        <w:rPr>
          <w:rFonts w:ascii="Times New Roman" w:hAnsi="Times New Roman" w:cs="Times New Roman" w:hint="eastAsia"/>
          <w:lang w:val="en-GB"/>
        </w:rPr>
        <w:t>、蓝牙</w:t>
      </w:r>
      <w:r w:rsidRPr="009757CC">
        <w:rPr>
          <w:rFonts w:ascii="Times New Roman" w:hAnsi="Times New Roman" w:cs="Times New Roman" w:hint="eastAsia"/>
          <w:lang w:val="en-GB"/>
        </w:rPr>
        <w:t>MAC</w:t>
      </w:r>
      <w:ins w:id="101" w:author="凯宇" w:date="2020-05-20T10:32:00Z">
        <w:r w:rsidR="00987C7F">
          <w:rPr>
            <w:rFonts w:ascii="Times New Roman" w:hAnsi="Times New Roman" w:cs="Times New Roman" w:hint="eastAsia"/>
            <w:lang w:val="en-GB"/>
          </w:rPr>
          <w:t>、</w:t>
        </w:r>
      </w:ins>
      <w:del w:id="102" w:author="凯宇" w:date="2020-05-20T10:32:00Z">
        <w:r w:rsidRPr="009757CC" w:rsidDel="00987C7F">
          <w:rPr>
            <w:rFonts w:ascii="Times New Roman" w:hAnsi="Times New Roman" w:cs="Times New Roman" w:hint="eastAsia"/>
            <w:lang w:val="en-GB"/>
          </w:rPr>
          <w:delText>与</w:delText>
        </w:r>
      </w:del>
      <w:r w:rsidRPr="009757CC">
        <w:rPr>
          <w:rFonts w:ascii="Times New Roman" w:hAnsi="Times New Roman" w:cs="Times New Roman" w:hint="eastAsia"/>
          <w:lang w:val="en-GB"/>
        </w:rPr>
        <w:t>名称</w:t>
      </w:r>
      <w:ins w:id="103" w:author="凯宇" w:date="2020-05-20T10:32:00Z">
        <w:r w:rsidR="00987C7F">
          <w:rPr>
            <w:rFonts w:ascii="Times New Roman" w:hAnsi="Times New Roman" w:cs="Times New Roman" w:hint="eastAsia"/>
            <w:lang w:val="en-GB"/>
          </w:rPr>
          <w:t>、车牌、车型、颜色等信息</w:t>
        </w:r>
      </w:ins>
      <w:r w:rsidRPr="009757CC">
        <w:rPr>
          <w:rFonts w:ascii="Times New Roman" w:hAnsi="Times New Roman" w:cs="Times New Roman" w:hint="eastAsia"/>
          <w:lang w:val="en-GB"/>
        </w:rPr>
        <w:t>）</w:t>
      </w:r>
      <w:r>
        <w:rPr>
          <w:rFonts w:ascii="Times New Roman" w:hAnsi="Times New Roman" w:cs="Times New Roman" w:hint="eastAsia"/>
          <w:lang w:val="en-GB"/>
        </w:rPr>
        <w:t>、权限信息、有效期、有效次数、更新周期</w:t>
      </w:r>
    </w:p>
    <w:p w14:paraId="39F77269" w14:textId="77777777" w:rsidR="009A3F1F" w:rsidRDefault="009A3F1F" w:rsidP="009A3F1F">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下发给车辆的信息包括：</w:t>
      </w:r>
    </w:p>
    <w:p w14:paraId="64ECF4F8" w14:textId="0E272A8B" w:rsidR="009A3F1F" w:rsidRPr="00B15987" w:rsidRDefault="009A3F1F" w:rsidP="009A3F1F">
      <w:pPr>
        <w:pStyle w:val="af5"/>
        <w:ind w:left="1320" w:firstLineChars="0" w:firstLine="0"/>
        <w:rPr>
          <w:rFonts w:ascii="Times New Roman" w:hAnsi="Times New Roman" w:cs="Times New Roman"/>
        </w:rPr>
      </w:pPr>
      <w:r w:rsidRPr="00B15987">
        <w:rPr>
          <w:rFonts w:ascii="Times New Roman" w:hAnsi="Times New Roman" w:cs="Times New Roman" w:hint="eastAsia"/>
        </w:rPr>
        <w:t>蓝牙钥匙、车主账号信息（手机号、用户</w:t>
      </w:r>
      <w:r w:rsidRPr="00B15987">
        <w:rPr>
          <w:rFonts w:ascii="Times New Roman" w:hAnsi="Times New Roman" w:cs="Times New Roman" w:hint="eastAsia"/>
        </w:rPr>
        <w:t>ID</w:t>
      </w:r>
      <w:r w:rsidRPr="00B15987">
        <w:rPr>
          <w:rFonts w:ascii="Times New Roman" w:hAnsi="Times New Roman" w:cs="Times New Roman" w:hint="eastAsia"/>
        </w:rPr>
        <w:t>）、</w:t>
      </w:r>
      <w:r>
        <w:rPr>
          <w:rFonts w:ascii="Times New Roman" w:hAnsi="Times New Roman" w:cs="Times New Roman" w:hint="eastAsia"/>
          <w:lang w:val="en-GB"/>
        </w:rPr>
        <w:t>被授权人账号信息</w:t>
      </w:r>
      <w:r w:rsidRPr="009757CC">
        <w:rPr>
          <w:rFonts w:ascii="Times New Roman" w:hAnsi="Times New Roman" w:cs="Times New Roman" w:hint="eastAsia"/>
          <w:lang w:val="en-GB"/>
        </w:rPr>
        <w:t>（手机号、用户</w:t>
      </w:r>
      <w:r w:rsidRPr="009757CC">
        <w:rPr>
          <w:rFonts w:ascii="Times New Roman" w:hAnsi="Times New Roman" w:cs="Times New Roman" w:hint="eastAsia"/>
          <w:lang w:val="en-GB"/>
        </w:rPr>
        <w:t>ID</w:t>
      </w:r>
      <w:r w:rsidRPr="009757CC">
        <w:rPr>
          <w:rFonts w:ascii="Times New Roman" w:hAnsi="Times New Roman" w:cs="Times New Roman" w:hint="eastAsia"/>
          <w:lang w:val="en-GB"/>
        </w:rPr>
        <w:t>）</w:t>
      </w:r>
      <w:r>
        <w:rPr>
          <w:rFonts w:ascii="Times New Roman" w:hAnsi="Times New Roman" w:cs="Times New Roman" w:hint="eastAsia"/>
          <w:lang w:val="en-GB"/>
        </w:rPr>
        <w:t>、</w:t>
      </w:r>
      <w:r w:rsidRPr="00B15987">
        <w:rPr>
          <w:rFonts w:ascii="Times New Roman" w:hAnsi="Times New Roman" w:cs="Times New Roman" w:hint="eastAsia"/>
        </w:rPr>
        <w:t>用户设备信息（</w:t>
      </w:r>
      <w:r w:rsidRPr="00B15987">
        <w:rPr>
          <w:rFonts w:ascii="Times New Roman" w:hAnsi="Times New Roman" w:cs="Times New Roman" w:hint="eastAsia"/>
        </w:rPr>
        <w:t>IMEI</w:t>
      </w:r>
      <w:r w:rsidRPr="00B15987">
        <w:rPr>
          <w:rFonts w:ascii="Times New Roman" w:hAnsi="Times New Roman" w:cs="Times New Roman" w:hint="eastAsia"/>
        </w:rPr>
        <w:t>）</w:t>
      </w:r>
      <w:r>
        <w:rPr>
          <w:rFonts w:ascii="Times New Roman" w:hAnsi="Times New Roman" w:cs="Times New Roman" w:hint="eastAsia"/>
        </w:rPr>
        <w:t>、权限信息、有效期、有效次数、更新周期</w:t>
      </w:r>
    </w:p>
    <w:p w14:paraId="70F01873" w14:textId="77777777" w:rsidR="009A3F1F" w:rsidRDefault="009A3F1F" w:rsidP="009A3F1F">
      <w:pPr>
        <w:pStyle w:val="af5"/>
        <w:numPr>
          <w:ilvl w:val="0"/>
          <w:numId w:val="7"/>
        </w:numPr>
        <w:spacing w:line="276" w:lineRule="auto"/>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需检测车辆的在线状态，并根据在线状态的不同，采用不同的下发方式：</w:t>
      </w:r>
    </w:p>
    <w:p w14:paraId="45E6ECC9" w14:textId="4DD8EC13" w:rsidR="009A3F1F" w:rsidRDefault="004278E8" w:rsidP="009A3F1F">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lastRenderedPageBreak/>
        <w:t>在线模式：</w:t>
      </w:r>
      <w:r w:rsidR="009A3F1F">
        <w:rPr>
          <w:rFonts w:ascii="Times New Roman" w:hAnsi="Times New Roman" w:cs="Times New Roman" w:hint="eastAsia"/>
          <w:lang w:val="en-GB"/>
        </w:rPr>
        <w:t>检测到车辆处于在线</w:t>
      </w:r>
      <w:r w:rsidR="009A3F1F">
        <w:rPr>
          <w:rFonts w:ascii="Times New Roman" w:hAnsi="Times New Roman" w:cs="Times New Roman" w:hint="eastAsia"/>
          <w:lang w:val="en-GB"/>
        </w:rPr>
        <w:t>APP</w:t>
      </w:r>
      <w:r w:rsidR="009A3F1F">
        <w:rPr>
          <w:rFonts w:ascii="Times New Roman" w:hAnsi="Times New Roman" w:cs="Times New Roman" w:hint="eastAsia"/>
          <w:lang w:val="en-GB"/>
        </w:rPr>
        <w:t>端蓝牙钥匙信息和车端蓝牙钥匙信息通过移动网络分别下发至</w:t>
      </w:r>
      <w:r w:rsidR="009A3F1F">
        <w:rPr>
          <w:rFonts w:ascii="Times New Roman" w:hAnsi="Times New Roman" w:cs="Times New Roman" w:hint="eastAsia"/>
          <w:lang w:val="en-GB"/>
        </w:rPr>
        <w:t>APP</w:t>
      </w:r>
      <w:r w:rsidR="009A3F1F">
        <w:rPr>
          <w:rFonts w:ascii="Times New Roman" w:hAnsi="Times New Roman" w:cs="Times New Roman" w:hint="eastAsia"/>
          <w:lang w:val="en-GB"/>
        </w:rPr>
        <w:t>和车端蓝牙模块；</w:t>
      </w:r>
    </w:p>
    <w:p w14:paraId="4716C258" w14:textId="4E469891" w:rsidR="009A3F1F" w:rsidRDefault="004278E8" w:rsidP="009A3F1F">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t>离线模式：</w:t>
      </w:r>
      <w:r w:rsidR="009A3F1F">
        <w:rPr>
          <w:rFonts w:ascii="Times New Roman" w:hAnsi="Times New Roman" w:cs="Times New Roman" w:hint="eastAsia"/>
          <w:lang w:val="en-GB"/>
        </w:rPr>
        <w:t>检测到车辆处于离线状态时，先将</w:t>
      </w:r>
      <w:r w:rsidR="009A3F1F">
        <w:rPr>
          <w:rFonts w:ascii="Times New Roman" w:hAnsi="Times New Roman" w:cs="Times New Roman" w:hint="eastAsia"/>
          <w:lang w:val="en-GB"/>
        </w:rPr>
        <w:t>APP</w:t>
      </w:r>
      <w:r w:rsidR="009A3F1F">
        <w:rPr>
          <w:rFonts w:ascii="Times New Roman" w:hAnsi="Times New Roman" w:cs="Times New Roman" w:hint="eastAsia"/>
          <w:lang w:val="en-GB"/>
        </w:rPr>
        <w:t>端蓝牙钥匙信息和车端蓝牙钥匙信息均下发至手机</w:t>
      </w:r>
      <w:r w:rsidR="009A3F1F">
        <w:rPr>
          <w:rFonts w:ascii="Times New Roman" w:hAnsi="Times New Roman" w:cs="Times New Roman" w:hint="eastAsia"/>
          <w:lang w:val="en-GB"/>
        </w:rPr>
        <w:t>APP</w:t>
      </w:r>
      <w:r w:rsidR="009A3F1F">
        <w:rPr>
          <w:rFonts w:ascii="Times New Roman" w:hAnsi="Times New Roman" w:cs="Times New Roman" w:hint="eastAsia"/>
          <w:lang w:val="en-GB"/>
        </w:rPr>
        <w:t>，待用户靠近车辆，手机与车辆建立蓝牙连接时，再通过蓝牙将车端蓝牙钥匙信息下发至蓝牙模块</w:t>
      </w:r>
    </w:p>
    <w:p w14:paraId="29106538" w14:textId="0015C166" w:rsidR="00A64990" w:rsidRDefault="00A64990" w:rsidP="009A3F1F">
      <w:pPr>
        <w:pStyle w:val="af5"/>
        <w:numPr>
          <w:ilvl w:val="0"/>
          <w:numId w:val="7"/>
        </w:numPr>
        <w:spacing w:line="276" w:lineRule="auto"/>
        <w:ind w:firstLineChars="0"/>
        <w:rPr>
          <w:rFonts w:ascii="Times New Roman" w:hAnsi="Times New Roman" w:cs="Times New Roman"/>
          <w:szCs w:val="24"/>
        </w:rPr>
      </w:pPr>
      <w:r>
        <w:rPr>
          <w:rFonts w:ascii="Times New Roman" w:hAnsi="Times New Roman" w:cs="Times New Roman" w:hint="eastAsia"/>
          <w:szCs w:val="24"/>
        </w:rPr>
        <w:t>TSP</w:t>
      </w:r>
      <w:r>
        <w:rPr>
          <w:rFonts w:ascii="Times New Roman" w:hAnsi="Times New Roman" w:cs="Times New Roman" w:hint="eastAsia"/>
          <w:szCs w:val="24"/>
        </w:rPr>
        <w:t>生成授权蓝牙钥匙后，需通知车主</w:t>
      </w:r>
      <w:r>
        <w:rPr>
          <w:rFonts w:ascii="Times New Roman" w:hAnsi="Times New Roman" w:cs="Times New Roman" w:hint="eastAsia"/>
          <w:szCs w:val="24"/>
        </w:rPr>
        <w:t>APP</w:t>
      </w:r>
      <w:r>
        <w:rPr>
          <w:rFonts w:ascii="Times New Roman" w:hAnsi="Times New Roman" w:cs="Times New Roman" w:hint="eastAsia"/>
          <w:szCs w:val="24"/>
        </w:rPr>
        <w:t>授权完成</w:t>
      </w:r>
    </w:p>
    <w:p w14:paraId="4E8D21BD" w14:textId="1A70161C" w:rsidR="009A3F1F" w:rsidRDefault="009A3F1F" w:rsidP="009A3F1F">
      <w:pPr>
        <w:pStyle w:val="af5"/>
        <w:numPr>
          <w:ilvl w:val="0"/>
          <w:numId w:val="7"/>
        </w:numPr>
        <w:spacing w:line="276" w:lineRule="auto"/>
        <w:ind w:firstLineChars="0"/>
        <w:rPr>
          <w:ins w:id="104" w:author="凯宇" w:date="2020-05-20T11:12:00Z"/>
          <w:rFonts w:ascii="Times New Roman" w:hAnsi="Times New Roman" w:cs="Times New Roman"/>
          <w:szCs w:val="24"/>
        </w:rPr>
      </w:pPr>
      <w:r w:rsidRPr="009A3F1F">
        <w:rPr>
          <w:rFonts w:ascii="Times New Roman" w:hAnsi="Times New Roman" w:cs="Times New Roman" w:hint="eastAsia"/>
          <w:szCs w:val="24"/>
        </w:rPr>
        <w:t>TSP</w:t>
      </w:r>
      <w:r w:rsidRPr="009A3F1F">
        <w:rPr>
          <w:rFonts w:ascii="Times New Roman" w:hAnsi="Times New Roman" w:cs="Times New Roman" w:hint="eastAsia"/>
          <w:szCs w:val="24"/>
        </w:rPr>
        <w:t>需对</w:t>
      </w:r>
      <w:r w:rsidR="003D00F0">
        <w:rPr>
          <w:rFonts w:ascii="Times New Roman" w:hAnsi="Times New Roman" w:cs="Times New Roman" w:hint="eastAsia"/>
          <w:szCs w:val="24"/>
        </w:rPr>
        <w:t>下发的</w:t>
      </w:r>
      <w:r w:rsidRPr="009A3F1F">
        <w:rPr>
          <w:rFonts w:ascii="Times New Roman" w:hAnsi="Times New Roman" w:cs="Times New Roman" w:hint="eastAsia"/>
          <w:szCs w:val="24"/>
        </w:rPr>
        <w:t>蓝牙钥匙信息进行安全加密处理，确保数据安全性</w:t>
      </w:r>
    </w:p>
    <w:p w14:paraId="590CF94D" w14:textId="4CBA5719" w:rsidR="00326DB7" w:rsidRPr="00326DB7" w:rsidRDefault="00326DB7" w:rsidP="00326DB7">
      <w:pPr>
        <w:pStyle w:val="af5"/>
        <w:numPr>
          <w:ilvl w:val="0"/>
          <w:numId w:val="7"/>
        </w:numPr>
        <w:spacing w:line="276" w:lineRule="auto"/>
        <w:ind w:firstLineChars="0"/>
        <w:rPr>
          <w:rFonts w:ascii="Times New Roman" w:hAnsi="Times New Roman" w:cs="Times New Roman"/>
          <w:szCs w:val="24"/>
          <w:rPrChange w:id="105" w:author="凯宇" w:date="2020-05-20T11:12:00Z">
            <w:rPr/>
          </w:rPrChange>
        </w:rPr>
      </w:pPr>
      <w:ins w:id="106" w:author="凯宇" w:date="2020-05-20T11:12:00Z">
        <w:r>
          <w:rPr>
            <w:rFonts w:ascii="Times New Roman" w:hAnsi="Times New Roman" w:cs="Times New Roman" w:hint="eastAsia"/>
            <w:szCs w:val="24"/>
          </w:rPr>
          <w:t>每辆车只允许同时存在</w:t>
        </w:r>
        <w:r>
          <w:rPr>
            <w:rFonts w:ascii="Times New Roman" w:hAnsi="Times New Roman" w:cs="Times New Roman" w:hint="eastAsia"/>
            <w:szCs w:val="24"/>
          </w:rPr>
          <w:t>6</w:t>
        </w:r>
        <w:r>
          <w:rPr>
            <w:rFonts w:ascii="Times New Roman" w:hAnsi="Times New Roman" w:cs="Times New Roman" w:hint="eastAsia"/>
            <w:szCs w:val="24"/>
          </w:rPr>
          <w:t>把授权蓝牙钥匙，并且对同一个账号只允许授权一把蓝牙钥匙</w:t>
        </w:r>
      </w:ins>
    </w:p>
    <w:p w14:paraId="671A62FF" w14:textId="77892DC1" w:rsidR="009A3F1F" w:rsidRDefault="009A3F1F" w:rsidP="00A64990">
      <w:pPr>
        <w:pStyle w:val="af5"/>
        <w:numPr>
          <w:ilvl w:val="0"/>
          <w:numId w:val="7"/>
        </w:numPr>
        <w:spacing w:line="276" w:lineRule="auto"/>
        <w:ind w:firstLineChars="0"/>
        <w:rPr>
          <w:rFonts w:ascii="Times New Roman" w:hAnsi="Times New Roman" w:cs="Times New Roman"/>
          <w:szCs w:val="24"/>
        </w:rPr>
      </w:pPr>
      <w:r w:rsidRPr="009A3F1F">
        <w:rPr>
          <w:rFonts w:ascii="Times New Roman" w:hAnsi="Times New Roman" w:cs="Times New Roman" w:hint="eastAsia"/>
          <w:szCs w:val="24"/>
        </w:rPr>
        <w:t>TSP</w:t>
      </w:r>
      <w:r w:rsidRPr="009A3F1F">
        <w:rPr>
          <w:rFonts w:ascii="Times New Roman" w:hAnsi="Times New Roman" w:cs="Times New Roman" w:hint="eastAsia"/>
          <w:szCs w:val="24"/>
        </w:rPr>
        <w:t>需保存蓝牙钥匙</w:t>
      </w:r>
      <w:r w:rsidR="00ED2159">
        <w:rPr>
          <w:rFonts w:ascii="Times New Roman" w:hAnsi="Times New Roman" w:cs="Times New Roman" w:hint="eastAsia"/>
          <w:szCs w:val="24"/>
        </w:rPr>
        <w:t>的</w:t>
      </w:r>
      <w:r>
        <w:rPr>
          <w:rFonts w:ascii="Times New Roman" w:hAnsi="Times New Roman" w:cs="Times New Roman" w:hint="eastAsia"/>
          <w:szCs w:val="24"/>
        </w:rPr>
        <w:t>授权</w:t>
      </w:r>
      <w:r w:rsidRPr="009A3F1F">
        <w:rPr>
          <w:rFonts w:ascii="Times New Roman" w:hAnsi="Times New Roman" w:cs="Times New Roman" w:hint="eastAsia"/>
          <w:szCs w:val="24"/>
        </w:rPr>
        <w:t>记录用于查询管理，包括：车辆信息（</w:t>
      </w:r>
      <w:r w:rsidRPr="009A3F1F">
        <w:rPr>
          <w:rFonts w:ascii="Times New Roman" w:hAnsi="Times New Roman" w:cs="Times New Roman" w:hint="eastAsia"/>
          <w:szCs w:val="24"/>
        </w:rPr>
        <w:t>VIN</w:t>
      </w:r>
      <w:r w:rsidRPr="009A3F1F">
        <w:rPr>
          <w:rFonts w:ascii="Times New Roman" w:hAnsi="Times New Roman" w:cs="Times New Roman" w:hint="eastAsia"/>
          <w:szCs w:val="24"/>
        </w:rPr>
        <w:t>、车牌、车型）、</w:t>
      </w:r>
      <w:r>
        <w:rPr>
          <w:rFonts w:ascii="Times New Roman" w:hAnsi="Times New Roman" w:cs="Times New Roman" w:hint="eastAsia"/>
          <w:szCs w:val="24"/>
        </w:rPr>
        <w:t>授权人与被授权人</w:t>
      </w:r>
      <w:r w:rsidRPr="009A3F1F">
        <w:rPr>
          <w:rFonts w:ascii="Times New Roman" w:hAnsi="Times New Roman" w:cs="Times New Roman" w:hint="eastAsia"/>
          <w:szCs w:val="24"/>
        </w:rPr>
        <w:t>账号信息（手机号、用户</w:t>
      </w:r>
      <w:r w:rsidRPr="009A3F1F">
        <w:rPr>
          <w:rFonts w:ascii="Times New Roman" w:hAnsi="Times New Roman" w:cs="Times New Roman" w:hint="eastAsia"/>
          <w:szCs w:val="24"/>
        </w:rPr>
        <w:t>ID</w:t>
      </w:r>
      <w:r w:rsidRPr="009A3F1F">
        <w:rPr>
          <w:rFonts w:ascii="Times New Roman" w:hAnsi="Times New Roman" w:cs="Times New Roman" w:hint="eastAsia"/>
          <w:szCs w:val="24"/>
        </w:rPr>
        <w:t>）、用户设备信息</w:t>
      </w:r>
      <w:del w:id="107" w:author="凯宇" w:date="2020-05-21T23:01:00Z">
        <w:r w:rsidRPr="009A3F1F" w:rsidDel="006852C5">
          <w:rPr>
            <w:rFonts w:ascii="Times New Roman" w:hAnsi="Times New Roman" w:cs="Times New Roman" w:hint="eastAsia"/>
            <w:szCs w:val="24"/>
          </w:rPr>
          <w:delText>（</w:delText>
        </w:r>
        <w:r w:rsidR="00A7463A" w:rsidDel="006852C5">
          <w:rPr>
            <w:rFonts w:ascii="Times New Roman" w:hAnsi="Times New Roman" w:cs="Times New Roman" w:hint="eastAsia"/>
            <w:szCs w:val="24"/>
          </w:rPr>
          <w:delText>IM</w:delText>
        </w:r>
      </w:del>
      <w:del w:id="108" w:author="凯宇" w:date="2020-05-21T23:00:00Z">
        <w:r w:rsidR="00A7463A" w:rsidDel="006852C5">
          <w:rPr>
            <w:rFonts w:ascii="Times New Roman" w:hAnsi="Times New Roman" w:cs="Times New Roman" w:hint="eastAsia"/>
            <w:szCs w:val="24"/>
          </w:rPr>
          <w:delText>EI</w:delText>
        </w:r>
        <w:r w:rsidRPr="009A3F1F" w:rsidDel="006852C5">
          <w:rPr>
            <w:rFonts w:ascii="Times New Roman" w:hAnsi="Times New Roman" w:cs="Times New Roman" w:hint="eastAsia"/>
            <w:szCs w:val="24"/>
          </w:rPr>
          <w:delText>、设备型号）</w:delText>
        </w:r>
      </w:del>
      <w:r w:rsidRPr="009A3F1F">
        <w:rPr>
          <w:rFonts w:ascii="Times New Roman" w:hAnsi="Times New Roman" w:cs="Times New Roman" w:hint="eastAsia"/>
          <w:szCs w:val="24"/>
        </w:rPr>
        <w:t>、</w:t>
      </w:r>
      <w:r w:rsidR="00A64990">
        <w:rPr>
          <w:rFonts w:ascii="Times New Roman" w:hAnsi="Times New Roman" w:cs="Times New Roman" w:hint="eastAsia"/>
          <w:szCs w:val="24"/>
        </w:rPr>
        <w:t>授权</w:t>
      </w:r>
      <w:r w:rsidRPr="009A3F1F">
        <w:rPr>
          <w:rFonts w:ascii="Times New Roman" w:hAnsi="Times New Roman" w:cs="Times New Roman" w:hint="eastAsia"/>
          <w:szCs w:val="24"/>
        </w:rPr>
        <w:t>时间、权限信息、有效期</w:t>
      </w:r>
    </w:p>
    <w:p w14:paraId="2AF91200" w14:textId="7D728683" w:rsidR="00AB099A" w:rsidDel="00BE45E1" w:rsidRDefault="00AB099A" w:rsidP="00A64990">
      <w:pPr>
        <w:pStyle w:val="af5"/>
        <w:numPr>
          <w:ilvl w:val="0"/>
          <w:numId w:val="7"/>
        </w:numPr>
        <w:spacing w:line="276" w:lineRule="auto"/>
        <w:ind w:firstLineChars="0"/>
        <w:rPr>
          <w:del w:id="109" w:author="凯宇" w:date="2020-05-20T11:07:00Z"/>
          <w:rFonts w:ascii="Times New Roman" w:hAnsi="Times New Roman" w:cs="Times New Roman"/>
          <w:szCs w:val="24"/>
        </w:rPr>
      </w:pPr>
      <w:del w:id="110" w:author="凯宇" w:date="2020-05-20T11:07:00Z">
        <w:r w:rsidDel="00BE45E1">
          <w:rPr>
            <w:rFonts w:ascii="Times New Roman" w:hAnsi="Times New Roman" w:cs="Times New Roman" w:hint="eastAsia"/>
            <w:szCs w:val="24"/>
          </w:rPr>
          <w:delText>每辆车只允许同时存在</w:delText>
        </w:r>
      </w:del>
      <w:del w:id="111" w:author="凯宇" w:date="2020-05-20T10:36:00Z">
        <w:r w:rsidR="00F46950" w:rsidDel="00987C7F">
          <w:rPr>
            <w:rFonts w:ascii="Times New Roman" w:hAnsi="Times New Roman" w:cs="Times New Roman" w:hint="eastAsia"/>
            <w:szCs w:val="24"/>
          </w:rPr>
          <w:delText>四</w:delText>
        </w:r>
      </w:del>
      <w:del w:id="112" w:author="凯宇" w:date="2020-05-20T11:07:00Z">
        <w:r w:rsidDel="00BE45E1">
          <w:rPr>
            <w:rFonts w:ascii="Times New Roman" w:hAnsi="Times New Roman" w:cs="Times New Roman" w:hint="eastAsia"/>
            <w:szCs w:val="24"/>
          </w:rPr>
          <w:delText>把授权蓝牙钥匙</w:delText>
        </w:r>
        <w:r w:rsidR="004278E8" w:rsidDel="00BE45E1">
          <w:rPr>
            <w:rFonts w:ascii="Times New Roman" w:hAnsi="Times New Roman" w:cs="Times New Roman" w:hint="eastAsia"/>
            <w:szCs w:val="24"/>
          </w:rPr>
          <w:delText>，并且对同一个账号只允许授权一把蓝牙钥匙</w:delText>
        </w:r>
      </w:del>
    </w:p>
    <w:p w14:paraId="3335A772" w14:textId="77777777" w:rsidR="004278E8" w:rsidRDefault="004278E8" w:rsidP="004278E8">
      <w:pPr>
        <w:pStyle w:val="af5"/>
        <w:numPr>
          <w:ilvl w:val="0"/>
          <w:numId w:val="7"/>
        </w:numPr>
        <w:ind w:firstLineChars="0"/>
        <w:rPr>
          <w:rFonts w:ascii="Times New Roman" w:hAnsi="Times New Roman" w:cs="Times New Roman"/>
          <w:lang w:val="en-GB"/>
        </w:rPr>
      </w:pPr>
      <w:r>
        <w:rPr>
          <w:rFonts w:ascii="Times New Roman" w:hAnsi="Times New Roman" w:cs="Times New Roman" w:hint="eastAsia"/>
          <w:lang w:val="en-GB"/>
        </w:rPr>
        <w:t>生成下发过程中如车辆网络中断、手机</w:t>
      </w:r>
      <w:r>
        <w:rPr>
          <w:rFonts w:ascii="Times New Roman" w:hAnsi="Times New Roman" w:cs="Times New Roman" w:hint="eastAsia"/>
          <w:lang w:val="en-GB"/>
        </w:rPr>
        <w:t>APP</w:t>
      </w:r>
      <w:r>
        <w:rPr>
          <w:rFonts w:ascii="Times New Roman" w:hAnsi="Times New Roman" w:cs="Times New Roman" w:hint="eastAsia"/>
          <w:lang w:val="en-GB"/>
        </w:rPr>
        <w:t>连接正常，则下发模式从在线模式改为离线模式</w:t>
      </w:r>
    </w:p>
    <w:p w14:paraId="02A947D7" w14:textId="7138026D" w:rsidR="004278E8" w:rsidRPr="004278E8" w:rsidRDefault="004278E8" w:rsidP="004278E8">
      <w:pPr>
        <w:pStyle w:val="af5"/>
        <w:numPr>
          <w:ilvl w:val="0"/>
          <w:numId w:val="7"/>
        </w:numPr>
        <w:ind w:firstLineChars="0"/>
        <w:rPr>
          <w:rFonts w:ascii="Times New Roman" w:hAnsi="Times New Roman" w:cs="Times New Roman"/>
          <w:lang w:val="en-GB"/>
        </w:rPr>
      </w:pPr>
      <w:r>
        <w:rPr>
          <w:rFonts w:ascii="Times New Roman" w:hAnsi="Times New Roman" w:cs="Times New Roman" w:hint="eastAsia"/>
          <w:lang w:val="en-GB"/>
        </w:rPr>
        <w:t>生成下发过程中如</w:t>
      </w:r>
      <w:r>
        <w:rPr>
          <w:rFonts w:ascii="Times New Roman" w:hAnsi="Times New Roman" w:cs="Times New Roman" w:hint="eastAsia"/>
          <w:lang w:val="en-GB"/>
        </w:rPr>
        <w:t>APP</w:t>
      </w:r>
      <w:r>
        <w:rPr>
          <w:rFonts w:ascii="Times New Roman" w:hAnsi="Times New Roman" w:cs="Times New Roman" w:hint="eastAsia"/>
          <w:lang w:val="en-GB"/>
        </w:rPr>
        <w:t>奔溃</w:t>
      </w:r>
      <w:del w:id="113" w:author="凯宇" w:date="2020-05-20T10:39:00Z">
        <w:r w:rsidDel="006F406A">
          <w:rPr>
            <w:rFonts w:ascii="Times New Roman" w:hAnsi="Times New Roman" w:cs="Times New Roman" w:hint="eastAsia"/>
            <w:lang w:val="en-GB"/>
          </w:rPr>
          <w:delText>或断开</w:delText>
        </w:r>
      </w:del>
      <w:r>
        <w:rPr>
          <w:rFonts w:ascii="Times New Roman" w:hAnsi="Times New Roman" w:cs="Times New Roman" w:hint="eastAsia"/>
          <w:lang w:val="en-GB"/>
        </w:rPr>
        <w:t>网络</w:t>
      </w:r>
      <w:ins w:id="114" w:author="凯宇" w:date="2020-05-20T10:39:00Z">
        <w:r w:rsidR="006F406A">
          <w:rPr>
            <w:rFonts w:ascii="Times New Roman" w:hAnsi="Times New Roman" w:cs="Times New Roman" w:hint="eastAsia"/>
            <w:lang w:val="en-GB"/>
          </w:rPr>
          <w:t>中断或其它原因</w:t>
        </w:r>
      </w:ins>
      <w:r>
        <w:rPr>
          <w:rFonts w:ascii="Times New Roman" w:hAnsi="Times New Roman" w:cs="Times New Roman" w:hint="eastAsia"/>
          <w:lang w:val="en-GB"/>
        </w:rPr>
        <w:t>导致下发失败，</w:t>
      </w:r>
      <w:r>
        <w:rPr>
          <w:rFonts w:ascii="Times New Roman" w:hAnsi="Times New Roman" w:cs="Times New Roman" w:hint="eastAsia"/>
          <w:lang w:val="en-GB"/>
        </w:rPr>
        <w:t>TSP</w:t>
      </w:r>
      <w:r>
        <w:rPr>
          <w:rFonts w:ascii="Times New Roman" w:hAnsi="Times New Roman" w:cs="Times New Roman" w:hint="eastAsia"/>
          <w:lang w:val="en-GB"/>
        </w:rPr>
        <w:t>应记录失败原因</w:t>
      </w:r>
      <w:ins w:id="115" w:author="凯宇" w:date="2020-05-20T10:38:00Z">
        <w:r w:rsidR="006F406A">
          <w:rPr>
            <w:rFonts w:ascii="Times New Roman" w:hAnsi="Times New Roman" w:cs="Times New Roman" w:hint="eastAsia"/>
            <w:lang w:val="en-GB"/>
          </w:rPr>
          <w:t>，若失败次数在</w:t>
        </w:r>
        <w:r w:rsidR="006F406A">
          <w:rPr>
            <w:rFonts w:ascii="Times New Roman" w:hAnsi="Times New Roman" w:cs="Times New Roman" w:hint="eastAsia"/>
            <w:lang w:val="en-GB"/>
          </w:rPr>
          <w:t>5</w:t>
        </w:r>
        <w:r w:rsidR="006F406A">
          <w:rPr>
            <w:rFonts w:ascii="Times New Roman" w:hAnsi="Times New Roman" w:cs="Times New Roman" w:hint="eastAsia"/>
            <w:lang w:val="en-GB"/>
          </w:rPr>
          <w:t>次之内则</w:t>
        </w:r>
      </w:ins>
      <w:del w:id="116" w:author="凯宇" w:date="2020-05-20T10:38:00Z">
        <w:r w:rsidDel="006F406A">
          <w:rPr>
            <w:rFonts w:ascii="Times New Roman" w:hAnsi="Times New Roman" w:cs="Times New Roman" w:hint="eastAsia"/>
            <w:lang w:val="en-GB"/>
          </w:rPr>
          <w:delText>并</w:delText>
        </w:r>
      </w:del>
      <w:r>
        <w:rPr>
          <w:rFonts w:ascii="Times New Roman" w:hAnsi="Times New Roman" w:cs="Times New Roman" w:hint="eastAsia"/>
          <w:lang w:val="en-GB"/>
        </w:rPr>
        <w:t>在与</w:t>
      </w:r>
      <w:r>
        <w:rPr>
          <w:rFonts w:ascii="Times New Roman" w:hAnsi="Times New Roman" w:cs="Times New Roman" w:hint="eastAsia"/>
          <w:lang w:val="en-GB"/>
        </w:rPr>
        <w:t>APP</w:t>
      </w:r>
      <w:r>
        <w:rPr>
          <w:rFonts w:ascii="Times New Roman" w:hAnsi="Times New Roman" w:cs="Times New Roman" w:hint="eastAsia"/>
          <w:lang w:val="en-GB"/>
        </w:rPr>
        <w:t>再次建立连接时自动恢复下发</w:t>
      </w:r>
      <w:ins w:id="117" w:author="凯宇" w:date="2020-05-20T10:37:00Z">
        <w:r w:rsidR="00987C7F">
          <w:rPr>
            <w:rFonts w:ascii="Times New Roman" w:hAnsi="Times New Roman" w:cs="Times New Roman" w:hint="eastAsia"/>
            <w:lang w:val="en-GB"/>
          </w:rPr>
          <w:t>，无需再次发起申请</w:t>
        </w:r>
      </w:ins>
      <w:ins w:id="118" w:author="凯宇" w:date="2020-05-20T10:38:00Z">
        <w:r w:rsidR="006F406A">
          <w:rPr>
            <w:rFonts w:ascii="Times New Roman" w:hAnsi="Times New Roman" w:cs="Times New Roman" w:hint="eastAsia"/>
            <w:lang w:val="en-GB"/>
          </w:rPr>
          <w:t>，若超出</w:t>
        </w:r>
        <w:r w:rsidR="006F406A">
          <w:rPr>
            <w:rFonts w:ascii="Times New Roman" w:hAnsi="Times New Roman" w:cs="Times New Roman" w:hint="eastAsia"/>
            <w:lang w:val="en-GB"/>
          </w:rPr>
          <w:t>5</w:t>
        </w:r>
        <w:r w:rsidR="006F406A">
          <w:rPr>
            <w:rFonts w:ascii="Times New Roman" w:hAnsi="Times New Roman" w:cs="Times New Roman" w:hint="eastAsia"/>
            <w:lang w:val="en-GB"/>
          </w:rPr>
          <w:t>次，需用户重新发起授权</w:t>
        </w:r>
      </w:ins>
    </w:p>
    <w:p w14:paraId="3150DE92" w14:textId="77777777" w:rsidR="001E6DEE" w:rsidRPr="00B43077" w:rsidRDefault="001E6DEE" w:rsidP="001E6DEE">
      <w:pPr>
        <w:pStyle w:val="4"/>
        <w:rPr>
          <w:rFonts w:ascii="Times New Roman" w:eastAsia="宋体" w:hAnsi="Times New Roman"/>
          <w:lang w:eastAsia="zh-CN"/>
        </w:rPr>
      </w:pPr>
      <w:bookmarkStart w:id="119" w:name="_Toc39649717"/>
      <w:r w:rsidRPr="00B43077">
        <w:rPr>
          <w:rFonts w:ascii="Times New Roman" w:eastAsia="宋体" w:hAnsi="Times New Roman"/>
          <w:lang w:eastAsia="zh-CN"/>
        </w:rPr>
        <w:t>向第三方服务授权（预留）</w:t>
      </w:r>
      <w:bookmarkEnd w:id="119"/>
    </w:p>
    <w:p w14:paraId="0677566E" w14:textId="77777777" w:rsidR="001E6DEE" w:rsidRPr="00B43077" w:rsidRDefault="001E6DEE" w:rsidP="001E6DEE">
      <w:pPr>
        <w:rPr>
          <w:rFonts w:ascii="Times New Roman" w:hAnsi="Times New Roman" w:cs="Times New Roman"/>
          <w:lang w:val="en-GB"/>
        </w:rPr>
      </w:pPr>
      <w:r w:rsidRPr="00B43077">
        <w:rPr>
          <w:rFonts w:ascii="Times New Roman" w:hAnsi="Times New Roman" w:cs="Times New Roman"/>
          <w:lang w:val="en-GB"/>
        </w:rPr>
        <w:t>需求编号</w:t>
      </w:r>
    </w:p>
    <w:p w14:paraId="2B3B6B74" w14:textId="77777777" w:rsidR="001E6DEE" w:rsidRPr="00B43077" w:rsidRDefault="001E6DEE" w:rsidP="001E6DEE">
      <w:pPr>
        <w:pStyle w:val="5"/>
        <w:rPr>
          <w:rFonts w:ascii="Times New Roman" w:eastAsia="宋体" w:hAnsi="Times New Roman"/>
          <w:i w:val="0"/>
          <w:iCs w:val="0"/>
          <w:sz w:val="24"/>
          <w:szCs w:val="24"/>
          <w:lang w:eastAsia="zh-CN"/>
        </w:rPr>
      </w:pPr>
      <w:bookmarkStart w:id="120" w:name="_Hlk38812957"/>
      <w:r w:rsidRPr="00B43077">
        <w:rPr>
          <w:rFonts w:ascii="Times New Roman" w:eastAsia="宋体" w:hAnsi="Times New Roman"/>
          <w:i w:val="0"/>
          <w:iCs w:val="0"/>
          <w:sz w:val="24"/>
          <w:szCs w:val="24"/>
          <w:lang w:eastAsia="zh-CN"/>
        </w:rPr>
        <w:t>需求场景</w:t>
      </w:r>
    </w:p>
    <w:p w14:paraId="486DC84F" w14:textId="2ACA7B3D" w:rsidR="008160BA" w:rsidRPr="00B43077" w:rsidRDefault="005E02B1" w:rsidP="00E16F0D">
      <w:pPr>
        <w:ind w:firstLineChars="200" w:firstLine="480"/>
        <w:rPr>
          <w:rFonts w:ascii="Times New Roman" w:hAnsi="Times New Roman" w:cs="Times New Roman"/>
          <w:lang w:val="en-GB"/>
        </w:rPr>
      </w:pPr>
      <w:r>
        <w:rPr>
          <w:rFonts w:ascii="Times New Roman" w:hAnsi="Times New Roman" w:cs="Times New Roman" w:hint="eastAsia"/>
          <w:lang w:val="en-GB"/>
        </w:rPr>
        <w:t>用户购买上门取车相关服务或使用快递到车服务</w:t>
      </w:r>
      <w:r w:rsidR="00A40ABD">
        <w:rPr>
          <w:rFonts w:ascii="Times New Roman" w:hAnsi="Times New Roman" w:cs="Times New Roman" w:hint="eastAsia"/>
          <w:lang w:val="en-GB"/>
        </w:rPr>
        <w:t>时，授权服务方通过蓝牙钥匙使用车辆</w:t>
      </w:r>
    </w:p>
    <w:p w14:paraId="138F33B6"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77BF9169" w14:textId="2ACC1FD6" w:rsidR="001E6DEE" w:rsidRPr="00B43077" w:rsidRDefault="00A40ABD" w:rsidP="001E6DEE">
      <w:pPr>
        <w:ind w:firstLineChars="200" w:firstLine="48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根据第三方服务需求生成授权蓝牙钥匙供其完成服务使用</w:t>
      </w:r>
    </w:p>
    <w:p w14:paraId="36AEAF3D" w14:textId="5447448E" w:rsidR="008160BA" w:rsidRPr="00B43077" w:rsidRDefault="009E5A97" w:rsidP="008160BA">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66859B0A" w14:textId="07351283" w:rsidR="008160BA" w:rsidRPr="00B43077" w:rsidRDefault="00E16F0D" w:rsidP="00E16F0D">
      <w:pPr>
        <w:jc w:val="center"/>
        <w:rPr>
          <w:rFonts w:ascii="Times New Roman" w:hAnsi="Times New Roman" w:cs="Times New Roman"/>
          <w:szCs w:val="24"/>
          <w:lang w:val="en-GB"/>
        </w:rPr>
      </w:pPr>
      <w:r>
        <w:object w:dxaOrig="22081" w:dyaOrig="17701" w14:anchorId="35E85885">
          <v:shape id="_x0000_i1028" type="#_x0000_t75" style="width:467.25pt;height:374.25pt" o:ole="">
            <v:imagedata r:id="rId23" o:title=""/>
          </v:shape>
          <o:OLEObject Type="Embed" ProgID="Visio.Drawing.15" ShapeID="_x0000_i1028" DrawAspect="Content" ObjectID="_1652536873" r:id="rId24"/>
        </w:object>
      </w:r>
    </w:p>
    <w:p w14:paraId="0B1A23E6"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7FA66AED" w14:textId="203802F7" w:rsidR="00A40ABD" w:rsidRPr="005100DB" w:rsidRDefault="00A40ABD" w:rsidP="00A40ABD">
      <w:pPr>
        <w:pStyle w:val="af5"/>
        <w:numPr>
          <w:ilvl w:val="0"/>
          <w:numId w:val="35"/>
        </w:numPr>
        <w:spacing w:line="276" w:lineRule="auto"/>
        <w:ind w:firstLineChars="0"/>
        <w:rPr>
          <w:rFonts w:ascii="Times New Roman" w:hAnsi="Times New Roman" w:cs="Times New Roman"/>
          <w:szCs w:val="24"/>
        </w:rPr>
      </w:pPr>
      <w:r w:rsidRPr="005100DB">
        <w:rPr>
          <w:rFonts w:ascii="Times New Roman" w:hAnsi="Times New Roman" w:cs="Times New Roman" w:hint="eastAsia"/>
          <w:szCs w:val="24"/>
        </w:rPr>
        <w:t>TSP</w:t>
      </w:r>
      <w:r>
        <w:rPr>
          <w:rFonts w:ascii="Times New Roman" w:hAnsi="Times New Roman" w:cs="Times New Roman" w:hint="eastAsia"/>
          <w:szCs w:val="24"/>
        </w:rPr>
        <w:t>接收到第三方授权申请信息，</w:t>
      </w:r>
      <w:r w:rsidRPr="005100DB">
        <w:rPr>
          <w:rFonts w:ascii="Times New Roman" w:hAnsi="Times New Roman" w:cs="Times New Roman" w:hint="eastAsia"/>
          <w:szCs w:val="24"/>
        </w:rPr>
        <w:t>对授权</w:t>
      </w:r>
      <w:r>
        <w:rPr>
          <w:rFonts w:ascii="Times New Roman" w:hAnsi="Times New Roman" w:cs="Times New Roman" w:hint="eastAsia"/>
          <w:szCs w:val="24"/>
        </w:rPr>
        <w:t>申请</w:t>
      </w:r>
      <w:r w:rsidRPr="005100DB">
        <w:rPr>
          <w:rFonts w:ascii="Times New Roman" w:hAnsi="Times New Roman" w:cs="Times New Roman" w:hint="eastAsia"/>
          <w:szCs w:val="24"/>
        </w:rPr>
        <w:t>信息进行验证，确保数据的安全性</w:t>
      </w:r>
    </w:p>
    <w:p w14:paraId="2E6110B7" w14:textId="3999C71A" w:rsidR="00A40ABD" w:rsidRDefault="00A40ABD" w:rsidP="00A40ABD">
      <w:pPr>
        <w:pStyle w:val="af5"/>
        <w:numPr>
          <w:ilvl w:val="0"/>
          <w:numId w:val="35"/>
        </w:numPr>
        <w:spacing w:line="276" w:lineRule="auto"/>
        <w:ind w:firstLineChars="0"/>
        <w:rPr>
          <w:rFonts w:ascii="Times New Roman" w:hAnsi="Times New Roman" w:cs="Times New Roman"/>
          <w:szCs w:val="24"/>
        </w:rPr>
      </w:pPr>
      <w:r>
        <w:rPr>
          <w:rFonts w:ascii="Times New Roman" w:hAnsi="Times New Roman" w:cs="Times New Roman" w:hint="eastAsia"/>
          <w:szCs w:val="24"/>
        </w:rPr>
        <w:t>验证通过后</w:t>
      </w:r>
      <w:r>
        <w:rPr>
          <w:rFonts w:ascii="Times New Roman" w:hAnsi="Times New Roman" w:cs="Times New Roman" w:hint="eastAsia"/>
          <w:szCs w:val="24"/>
        </w:rPr>
        <w:t>TSP</w:t>
      </w:r>
      <w:r>
        <w:rPr>
          <w:rFonts w:ascii="Times New Roman" w:hAnsi="Times New Roman" w:cs="Times New Roman" w:hint="eastAsia"/>
          <w:szCs w:val="24"/>
        </w:rPr>
        <w:t>还需向第三方服务端核实订单信息</w:t>
      </w:r>
    </w:p>
    <w:p w14:paraId="7F71E311" w14:textId="3DBD75A4" w:rsidR="00A40ABD" w:rsidRDefault="00A40ABD" w:rsidP="00A40ABD">
      <w:pPr>
        <w:pStyle w:val="af5"/>
        <w:numPr>
          <w:ilvl w:val="0"/>
          <w:numId w:val="35"/>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根据第三方服务需求配置授权蓝牙钥匙的权限、有效期</w:t>
      </w:r>
    </w:p>
    <w:p w14:paraId="4F20FF55" w14:textId="16A2E6D5" w:rsidR="00A40ABD" w:rsidRPr="00B10AB5" w:rsidRDefault="00A40ABD" w:rsidP="00A40ABD">
      <w:pPr>
        <w:pStyle w:val="af5"/>
        <w:numPr>
          <w:ilvl w:val="0"/>
          <w:numId w:val="35"/>
        </w:numPr>
        <w:spacing w:line="276" w:lineRule="auto"/>
        <w:ind w:firstLineChars="0"/>
        <w:rPr>
          <w:rFonts w:ascii="Times New Roman" w:hAnsi="Times New Roman" w:cs="Times New Roman"/>
          <w:szCs w:val="24"/>
        </w:rPr>
      </w:pPr>
      <w:r w:rsidRPr="00B10AB5">
        <w:rPr>
          <w:rFonts w:ascii="Times New Roman" w:hAnsi="Times New Roman" w:cs="Times New Roman" w:hint="eastAsia"/>
          <w:szCs w:val="24"/>
        </w:rPr>
        <w:t>TSP</w:t>
      </w:r>
      <w:r w:rsidRPr="00B10AB5">
        <w:rPr>
          <w:rFonts w:ascii="Times New Roman" w:hAnsi="Times New Roman" w:cs="Times New Roman" w:hint="eastAsia"/>
          <w:szCs w:val="24"/>
        </w:rPr>
        <w:t>将</w:t>
      </w:r>
      <w:r>
        <w:rPr>
          <w:rFonts w:ascii="Times New Roman" w:hAnsi="Times New Roman" w:cs="Times New Roman" w:hint="eastAsia"/>
          <w:szCs w:val="24"/>
        </w:rPr>
        <w:t>授权</w:t>
      </w:r>
      <w:r w:rsidRPr="00B10AB5">
        <w:rPr>
          <w:rFonts w:ascii="Times New Roman" w:hAnsi="Times New Roman" w:cs="Times New Roman" w:hint="eastAsia"/>
          <w:szCs w:val="24"/>
        </w:rPr>
        <w:t>蓝牙钥匙与</w:t>
      </w:r>
      <w:r>
        <w:rPr>
          <w:rFonts w:ascii="Times New Roman" w:hAnsi="Times New Roman" w:cs="Times New Roman" w:hint="eastAsia"/>
          <w:szCs w:val="24"/>
        </w:rPr>
        <w:t>车主</w:t>
      </w:r>
      <w:r w:rsidRPr="00B10AB5">
        <w:rPr>
          <w:rFonts w:ascii="Times New Roman" w:hAnsi="Times New Roman" w:cs="Times New Roman" w:hint="eastAsia"/>
          <w:szCs w:val="24"/>
        </w:rPr>
        <w:t>账号信息（手机号</w:t>
      </w:r>
      <w:r>
        <w:rPr>
          <w:rFonts w:ascii="Times New Roman" w:hAnsi="Times New Roman" w:cs="Times New Roman" w:hint="eastAsia"/>
          <w:szCs w:val="24"/>
        </w:rPr>
        <w:t>、用户</w:t>
      </w:r>
      <w:r>
        <w:rPr>
          <w:rFonts w:ascii="Times New Roman" w:hAnsi="Times New Roman" w:cs="Times New Roman" w:hint="eastAsia"/>
          <w:szCs w:val="24"/>
        </w:rPr>
        <w:t>ID</w:t>
      </w:r>
      <w:r w:rsidRPr="00B10AB5">
        <w:rPr>
          <w:rFonts w:ascii="Times New Roman" w:hAnsi="Times New Roman" w:cs="Times New Roman" w:hint="eastAsia"/>
          <w:szCs w:val="24"/>
        </w:rPr>
        <w:t>）、</w:t>
      </w:r>
      <w:r w:rsidR="00BC784A">
        <w:rPr>
          <w:rFonts w:ascii="Times New Roman" w:hAnsi="Times New Roman" w:cs="Times New Roman" w:hint="eastAsia"/>
          <w:szCs w:val="24"/>
        </w:rPr>
        <w:t>第三方服务账号信息、第三方服务终端</w:t>
      </w:r>
      <w:r w:rsidRPr="00B10AB5">
        <w:rPr>
          <w:rFonts w:ascii="Times New Roman" w:hAnsi="Times New Roman" w:cs="Times New Roman" w:hint="eastAsia"/>
          <w:szCs w:val="24"/>
        </w:rPr>
        <w:t>（</w:t>
      </w:r>
      <w:r w:rsidRPr="00B10AB5">
        <w:rPr>
          <w:rFonts w:ascii="Times New Roman" w:hAnsi="Times New Roman" w:cs="Times New Roman" w:hint="eastAsia"/>
          <w:szCs w:val="24"/>
        </w:rPr>
        <w:t>IMEI</w:t>
      </w:r>
      <w:r w:rsidRPr="00B10AB5">
        <w:rPr>
          <w:rFonts w:ascii="Times New Roman" w:hAnsi="Times New Roman" w:cs="Times New Roman" w:hint="eastAsia"/>
          <w:szCs w:val="24"/>
        </w:rPr>
        <w:t>）、车辆信息（</w:t>
      </w:r>
      <w:r w:rsidRPr="00B10AB5">
        <w:rPr>
          <w:rFonts w:ascii="Times New Roman" w:hAnsi="Times New Roman" w:cs="Times New Roman" w:hint="eastAsia"/>
          <w:szCs w:val="24"/>
        </w:rPr>
        <w:t>VIN</w:t>
      </w:r>
      <w:r w:rsidRPr="00B10AB5">
        <w:rPr>
          <w:rFonts w:ascii="Times New Roman" w:hAnsi="Times New Roman" w:cs="Times New Roman" w:hint="eastAsia"/>
          <w:szCs w:val="24"/>
        </w:rPr>
        <w:t>、蓝牙</w:t>
      </w:r>
      <w:r w:rsidRPr="00B10AB5">
        <w:rPr>
          <w:rFonts w:ascii="Times New Roman" w:hAnsi="Times New Roman" w:cs="Times New Roman" w:hint="eastAsia"/>
          <w:szCs w:val="24"/>
        </w:rPr>
        <w:t>MAC</w:t>
      </w:r>
      <w:r w:rsidRPr="00B10AB5">
        <w:rPr>
          <w:rFonts w:ascii="Times New Roman" w:hAnsi="Times New Roman" w:cs="Times New Roman" w:hint="eastAsia"/>
          <w:szCs w:val="24"/>
        </w:rPr>
        <w:t>）进行关联绑定，发生下述情况时需重新</w:t>
      </w:r>
      <w:r>
        <w:rPr>
          <w:rFonts w:ascii="Times New Roman" w:hAnsi="Times New Roman" w:cs="Times New Roman" w:hint="eastAsia"/>
          <w:szCs w:val="24"/>
        </w:rPr>
        <w:t>获取授权</w:t>
      </w:r>
      <w:r w:rsidRPr="00B10AB5">
        <w:rPr>
          <w:rFonts w:ascii="Times New Roman" w:hAnsi="Times New Roman" w:cs="Times New Roman" w:hint="eastAsia"/>
          <w:szCs w:val="24"/>
        </w:rPr>
        <w:t>：</w:t>
      </w:r>
    </w:p>
    <w:p w14:paraId="3FF038F8" w14:textId="3D00E223" w:rsidR="00A40ABD" w:rsidRPr="00B10AB5" w:rsidRDefault="00A40ABD" w:rsidP="00A40ABD">
      <w:pPr>
        <w:pStyle w:val="af5"/>
        <w:numPr>
          <w:ilvl w:val="0"/>
          <w:numId w:val="6"/>
        </w:numPr>
        <w:ind w:firstLineChars="0"/>
        <w:rPr>
          <w:rFonts w:ascii="Times New Roman" w:hAnsi="Times New Roman" w:cs="Times New Roman"/>
          <w:szCs w:val="24"/>
        </w:rPr>
      </w:pPr>
      <w:r w:rsidRPr="00B10AB5">
        <w:rPr>
          <w:rFonts w:ascii="Times New Roman" w:hAnsi="Times New Roman" w:cs="Times New Roman" w:hint="eastAsia"/>
          <w:szCs w:val="24"/>
        </w:rPr>
        <w:t>同一设备更换账号</w:t>
      </w:r>
      <w:ins w:id="121" w:author="凯宇" w:date="2020-05-20T11:45:00Z">
        <w:r w:rsidR="00575EEC">
          <w:rPr>
            <w:rFonts w:ascii="Times New Roman" w:hAnsi="Times New Roman" w:cs="Times New Roman" w:hint="eastAsia"/>
            <w:szCs w:val="24"/>
          </w:rPr>
          <w:t>（第三方服务账号）</w:t>
        </w:r>
      </w:ins>
      <w:r w:rsidRPr="00B10AB5">
        <w:rPr>
          <w:rFonts w:ascii="Times New Roman" w:hAnsi="Times New Roman" w:cs="Times New Roman" w:hint="eastAsia"/>
          <w:szCs w:val="24"/>
        </w:rPr>
        <w:t>登录</w:t>
      </w:r>
    </w:p>
    <w:p w14:paraId="7DC65ACE" w14:textId="24C2C8A0" w:rsidR="00A40ABD" w:rsidRPr="00B10AB5" w:rsidRDefault="00A40ABD" w:rsidP="00A40ABD">
      <w:pPr>
        <w:pStyle w:val="af5"/>
        <w:numPr>
          <w:ilvl w:val="0"/>
          <w:numId w:val="6"/>
        </w:numPr>
        <w:ind w:firstLineChars="0"/>
        <w:rPr>
          <w:rFonts w:ascii="Times New Roman" w:hAnsi="Times New Roman" w:cs="Times New Roman"/>
          <w:szCs w:val="24"/>
        </w:rPr>
      </w:pPr>
      <w:r w:rsidRPr="00B10AB5">
        <w:rPr>
          <w:rFonts w:ascii="Times New Roman" w:hAnsi="Times New Roman" w:cs="Times New Roman" w:hint="eastAsia"/>
          <w:szCs w:val="24"/>
        </w:rPr>
        <w:t>同一账号</w:t>
      </w:r>
      <w:ins w:id="122" w:author="凯宇" w:date="2020-05-20T11:45:00Z">
        <w:r w:rsidR="00575EEC">
          <w:rPr>
            <w:rFonts w:ascii="Times New Roman" w:hAnsi="Times New Roman" w:cs="Times New Roman" w:hint="eastAsia"/>
            <w:szCs w:val="24"/>
          </w:rPr>
          <w:t>（</w:t>
        </w:r>
      </w:ins>
      <w:ins w:id="123" w:author="凯宇" w:date="2020-05-20T11:46:00Z">
        <w:r w:rsidR="00575EEC">
          <w:rPr>
            <w:rFonts w:ascii="Times New Roman" w:hAnsi="Times New Roman" w:cs="Times New Roman" w:hint="eastAsia"/>
            <w:szCs w:val="24"/>
          </w:rPr>
          <w:t>第三方服务账号）</w:t>
        </w:r>
      </w:ins>
      <w:r w:rsidRPr="00B10AB5">
        <w:rPr>
          <w:rFonts w:ascii="Times New Roman" w:hAnsi="Times New Roman" w:cs="Times New Roman" w:hint="eastAsia"/>
          <w:szCs w:val="24"/>
        </w:rPr>
        <w:t>更换设备登录</w:t>
      </w:r>
    </w:p>
    <w:p w14:paraId="3D969370" w14:textId="77777777" w:rsidR="00A40ABD" w:rsidRPr="00B10AB5" w:rsidRDefault="00A40ABD" w:rsidP="00A40ABD">
      <w:pPr>
        <w:pStyle w:val="af5"/>
        <w:numPr>
          <w:ilvl w:val="0"/>
          <w:numId w:val="6"/>
        </w:numPr>
        <w:ind w:firstLineChars="0"/>
        <w:rPr>
          <w:rFonts w:ascii="Times New Roman" w:hAnsi="Times New Roman" w:cs="Times New Roman"/>
          <w:szCs w:val="24"/>
        </w:rPr>
      </w:pPr>
      <w:r w:rsidRPr="00B10AB5">
        <w:rPr>
          <w:rFonts w:ascii="Times New Roman" w:hAnsi="Times New Roman" w:cs="Times New Roman" w:hint="eastAsia"/>
          <w:szCs w:val="24"/>
        </w:rPr>
        <w:t>车辆信息发生变更，如蓝牙模块更换导致</w:t>
      </w:r>
      <w:r w:rsidRPr="00B10AB5">
        <w:rPr>
          <w:rFonts w:ascii="Times New Roman" w:hAnsi="Times New Roman" w:cs="Times New Roman" w:hint="eastAsia"/>
          <w:szCs w:val="24"/>
        </w:rPr>
        <w:t>MAC</w:t>
      </w:r>
      <w:r w:rsidRPr="00B10AB5">
        <w:rPr>
          <w:rFonts w:ascii="Times New Roman" w:hAnsi="Times New Roman" w:cs="Times New Roman" w:hint="eastAsia"/>
          <w:szCs w:val="24"/>
        </w:rPr>
        <w:t>地址变化</w:t>
      </w:r>
    </w:p>
    <w:p w14:paraId="54A2FA3D" w14:textId="7AB2CB40" w:rsidR="00A40ABD" w:rsidRDefault="00A40ABD" w:rsidP="00A40ABD">
      <w:pPr>
        <w:pStyle w:val="af5"/>
        <w:numPr>
          <w:ilvl w:val="0"/>
          <w:numId w:val="35"/>
        </w:numPr>
        <w:spacing w:line="276" w:lineRule="auto"/>
        <w:ind w:firstLineChars="0"/>
        <w:rPr>
          <w:rFonts w:ascii="Times New Roman" w:hAnsi="Times New Roman" w:cs="Times New Roman"/>
          <w:lang w:val="en-GB"/>
        </w:rPr>
      </w:pPr>
      <w:r w:rsidRPr="009757CC">
        <w:rPr>
          <w:rFonts w:ascii="Times New Roman" w:hAnsi="Times New Roman" w:cs="Times New Roman" w:hint="eastAsia"/>
          <w:lang w:val="en-GB"/>
        </w:rPr>
        <w:lastRenderedPageBreak/>
        <w:t>TSP</w:t>
      </w:r>
      <w:r>
        <w:rPr>
          <w:rFonts w:ascii="Times New Roman" w:hAnsi="Times New Roman" w:cs="Times New Roman"/>
          <w:lang w:val="en-GB"/>
        </w:rPr>
        <w:t xml:space="preserve"> </w:t>
      </w:r>
      <w:r w:rsidRPr="009757CC">
        <w:rPr>
          <w:rFonts w:ascii="Times New Roman" w:hAnsi="Times New Roman" w:cs="Times New Roman" w:hint="eastAsia"/>
          <w:lang w:val="en-GB"/>
        </w:rPr>
        <w:t>将蓝牙钥匙及相关信息</w:t>
      </w:r>
      <w:r>
        <w:rPr>
          <w:rFonts w:ascii="Times New Roman" w:hAnsi="Times New Roman" w:cs="Times New Roman" w:hint="eastAsia"/>
          <w:lang w:val="en-GB"/>
        </w:rPr>
        <w:t>分别</w:t>
      </w:r>
      <w:r w:rsidRPr="009757CC">
        <w:rPr>
          <w:rFonts w:ascii="Times New Roman" w:hAnsi="Times New Roman" w:cs="Times New Roman" w:hint="eastAsia"/>
          <w:lang w:val="en-GB"/>
        </w:rPr>
        <w:t>下发至</w:t>
      </w:r>
      <w:r w:rsidR="00BC784A">
        <w:rPr>
          <w:rFonts w:ascii="Times New Roman" w:hAnsi="Times New Roman" w:cs="Times New Roman" w:hint="eastAsia"/>
          <w:lang w:val="en-GB"/>
        </w:rPr>
        <w:t>第三方服务终端端</w:t>
      </w:r>
      <w:r>
        <w:rPr>
          <w:rFonts w:ascii="Times New Roman" w:hAnsi="Times New Roman" w:cs="Times New Roman" w:hint="eastAsia"/>
          <w:lang w:val="en-GB"/>
        </w:rPr>
        <w:t>和车端蓝牙模块</w:t>
      </w:r>
      <w:r w:rsidRPr="009757CC">
        <w:rPr>
          <w:rFonts w:ascii="Times New Roman" w:hAnsi="Times New Roman" w:cs="Times New Roman" w:hint="eastAsia"/>
          <w:lang w:val="en-GB"/>
        </w:rPr>
        <w:t>。</w:t>
      </w:r>
    </w:p>
    <w:p w14:paraId="0B66EC1A" w14:textId="5FF58F18" w:rsidR="00A40ABD" w:rsidRPr="009757CC" w:rsidRDefault="00A40ABD" w:rsidP="00A40ABD">
      <w:pPr>
        <w:pStyle w:val="af5"/>
        <w:numPr>
          <w:ilvl w:val="0"/>
          <w:numId w:val="18"/>
        </w:numPr>
        <w:ind w:firstLineChars="0"/>
        <w:rPr>
          <w:rFonts w:ascii="Times New Roman" w:hAnsi="Times New Roman" w:cs="Times New Roman"/>
          <w:lang w:val="en-GB"/>
        </w:rPr>
      </w:pPr>
      <w:r w:rsidRPr="009757CC">
        <w:rPr>
          <w:rFonts w:ascii="Times New Roman" w:hAnsi="Times New Roman" w:cs="Times New Roman" w:hint="eastAsia"/>
          <w:lang w:val="en-GB"/>
        </w:rPr>
        <w:t>TSP</w:t>
      </w:r>
      <w:r w:rsidRPr="009757CC">
        <w:rPr>
          <w:rFonts w:ascii="Times New Roman" w:hAnsi="Times New Roman" w:cs="Times New Roman" w:hint="eastAsia"/>
          <w:lang w:val="en-GB"/>
        </w:rPr>
        <w:t>下发给</w:t>
      </w:r>
      <w:r w:rsidR="00BC784A">
        <w:rPr>
          <w:rFonts w:ascii="Times New Roman" w:hAnsi="Times New Roman" w:cs="Times New Roman" w:hint="eastAsia"/>
          <w:lang w:val="en-GB"/>
        </w:rPr>
        <w:t>服务终端</w:t>
      </w:r>
      <w:r w:rsidRPr="009757CC">
        <w:rPr>
          <w:rFonts w:ascii="Times New Roman" w:hAnsi="Times New Roman" w:cs="Times New Roman" w:hint="eastAsia"/>
          <w:lang w:val="en-GB"/>
        </w:rPr>
        <w:t>的信息包括</w:t>
      </w:r>
      <w:r>
        <w:rPr>
          <w:rFonts w:ascii="Times New Roman" w:hAnsi="Times New Roman" w:cs="Times New Roman" w:hint="eastAsia"/>
          <w:lang w:val="en-GB"/>
        </w:rPr>
        <w:t>：</w:t>
      </w:r>
    </w:p>
    <w:p w14:paraId="067C512E" w14:textId="7AB29036" w:rsidR="00A40ABD" w:rsidRDefault="00A40ABD" w:rsidP="00A40ABD">
      <w:pPr>
        <w:pStyle w:val="af5"/>
        <w:ind w:left="1320" w:firstLineChars="0" w:firstLine="0"/>
        <w:rPr>
          <w:rFonts w:ascii="Times New Roman" w:hAnsi="Times New Roman" w:cs="Times New Roman"/>
          <w:lang w:val="en-GB"/>
        </w:rPr>
      </w:pPr>
      <w:r w:rsidRPr="009757CC">
        <w:rPr>
          <w:rFonts w:ascii="Times New Roman" w:hAnsi="Times New Roman" w:cs="Times New Roman" w:hint="eastAsia"/>
          <w:lang w:val="en-GB"/>
        </w:rPr>
        <w:t>蓝牙钥匙、</w:t>
      </w:r>
      <w:r w:rsidR="00BC784A">
        <w:rPr>
          <w:rFonts w:ascii="Times New Roman" w:hAnsi="Times New Roman" w:cs="Times New Roman" w:hint="eastAsia"/>
          <w:szCs w:val="24"/>
        </w:rPr>
        <w:t>第三方服务账号信息、第三方服务终端</w:t>
      </w:r>
      <w:r w:rsidR="00BC784A" w:rsidRPr="00B10AB5">
        <w:rPr>
          <w:rFonts w:ascii="Times New Roman" w:hAnsi="Times New Roman" w:cs="Times New Roman" w:hint="eastAsia"/>
          <w:szCs w:val="24"/>
        </w:rPr>
        <w:t>（</w:t>
      </w:r>
      <w:r w:rsidR="00BC784A" w:rsidRPr="00B10AB5">
        <w:rPr>
          <w:rFonts w:ascii="Times New Roman" w:hAnsi="Times New Roman" w:cs="Times New Roman" w:hint="eastAsia"/>
          <w:szCs w:val="24"/>
        </w:rPr>
        <w:t>IMEI</w:t>
      </w:r>
      <w:r w:rsidR="00BC784A" w:rsidRPr="00B10AB5">
        <w:rPr>
          <w:rFonts w:ascii="Times New Roman" w:hAnsi="Times New Roman" w:cs="Times New Roman" w:hint="eastAsia"/>
          <w:szCs w:val="24"/>
        </w:rPr>
        <w:t>）</w:t>
      </w:r>
      <w:r w:rsidRPr="009757CC">
        <w:rPr>
          <w:rFonts w:ascii="Times New Roman" w:hAnsi="Times New Roman" w:cs="Times New Roman" w:hint="eastAsia"/>
          <w:lang w:val="en-GB"/>
        </w:rPr>
        <w:t>、车辆信息（</w:t>
      </w:r>
      <w:r w:rsidRPr="009757CC">
        <w:rPr>
          <w:rFonts w:ascii="Times New Roman" w:hAnsi="Times New Roman" w:cs="Times New Roman" w:hint="eastAsia"/>
          <w:lang w:val="en-GB"/>
        </w:rPr>
        <w:t>VIN</w:t>
      </w:r>
      <w:r w:rsidRPr="009757CC">
        <w:rPr>
          <w:rFonts w:ascii="Times New Roman" w:hAnsi="Times New Roman" w:cs="Times New Roman" w:hint="eastAsia"/>
          <w:lang w:val="en-GB"/>
        </w:rPr>
        <w:t>、蓝牙</w:t>
      </w:r>
      <w:r w:rsidRPr="009757CC">
        <w:rPr>
          <w:rFonts w:ascii="Times New Roman" w:hAnsi="Times New Roman" w:cs="Times New Roman" w:hint="eastAsia"/>
          <w:lang w:val="en-GB"/>
        </w:rPr>
        <w:t>MAC</w:t>
      </w:r>
      <w:r w:rsidRPr="009757CC">
        <w:rPr>
          <w:rFonts w:ascii="Times New Roman" w:hAnsi="Times New Roman" w:cs="Times New Roman" w:hint="eastAsia"/>
          <w:lang w:val="en-GB"/>
        </w:rPr>
        <w:t>与名称）</w:t>
      </w:r>
      <w:r>
        <w:rPr>
          <w:rFonts w:ascii="Times New Roman" w:hAnsi="Times New Roman" w:cs="Times New Roman" w:hint="eastAsia"/>
          <w:lang w:val="en-GB"/>
        </w:rPr>
        <w:t>、权限信息、有效期、有效次数、更新周期</w:t>
      </w:r>
    </w:p>
    <w:p w14:paraId="6A42F9DF" w14:textId="77777777" w:rsidR="00A40ABD" w:rsidRDefault="00A40ABD" w:rsidP="00A40ABD">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下发给车辆的信息包括：</w:t>
      </w:r>
    </w:p>
    <w:p w14:paraId="2678C7A4" w14:textId="4203EBA2" w:rsidR="00A40ABD" w:rsidRPr="00B15987" w:rsidRDefault="00A40ABD" w:rsidP="00A40ABD">
      <w:pPr>
        <w:pStyle w:val="af5"/>
        <w:ind w:left="1320" w:firstLineChars="0" w:firstLine="0"/>
        <w:rPr>
          <w:rFonts w:ascii="Times New Roman" w:hAnsi="Times New Roman" w:cs="Times New Roman"/>
        </w:rPr>
      </w:pPr>
      <w:r w:rsidRPr="00B15987">
        <w:rPr>
          <w:rFonts w:ascii="Times New Roman" w:hAnsi="Times New Roman" w:cs="Times New Roman" w:hint="eastAsia"/>
        </w:rPr>
        <w:t>蓝牙钥匙、</w:t>
      </w:r>
      <w:r w:rsidR="00BC784A">
        <w:rPr>
          <w:rFonts w:ascii="Times New Roman" w:hAnsi="Times New Roman" w:cs="Times New Roman" w:hint="eastAsia"/>
          <w:szCs w:val="24"/>
        </w:rPr>
        <w:t>车主</w:t>
      </w:r>
      <w:r w:rsidR="00BC784A" w:rsidRPr="00B10AB5">
        <w:rPr>
          <w:rFonts w:ascii="Times New Roman" w:hAnsi="Times New Roman" w:cs="Times New Roman" w:hint="eastAsia"/>
          <w:szCs w:val="24"/>
        </w:rPr>
        <w:t>账号信息（手机号</w:t>
      </w:r>
      <w:r w:rsidR="00BC784A">
        <w:rPr>
          <w:rFonts w:ascii="Times New Roman" w:hAnsi="Times New Roman" w:cs="Times New Roman" w:hint="eastAsia"/>
          <w:szCs w:val="24"/>
        </w:rPr>
        <w:t>、用户</w:t>
      </w:r>
      <w:r w:rsidR="00BC784A">
        <w:rPr>
          <w:rFonts w:ascii="Times New Roman" w:hAnsi="Times New Roman" w:cs="Times New Roman" w:hint="eastAsia"/>
          <w:szCs w:val="24"/>
        </w:rPr>
        <w:t>ID</w:t>
      </w:r>
      <w:r w:rsidR="00BC784A" w:rsidRPr="00B10AB5">
        <w:rPr>
          <w:rFonts w:ascii="Times New Roman" w:hAnsi="Times New Roman" w:cs="Times New Roman" w:hint="eastAsia"/>
          <w:szCs w:val="24"/>
        </w:rPr>
        <w:t>）</w:t>
      </w:r>
      <w:r w:rsidR="00BC784A">
        <w:rPr>
          <w:rFonts w:ascii="Times New Roman" w:hAnsi="Times New Roman" w:cs="Times New Roman" w:hint="eastAsia"/>
          <w:szCs w:val="24"/>
        </w:rPr>
        <w:t>、第三方服务账号信息、第三方服务终端</w:t>
      </w:r>
      <w:r w:rsidR="00BC784A" w:rsidRPr="00B10AB5">
        <w:rPr>
          <w:rFonts w:ascii="Times New Roman" w:hAnsi="Times New Roman" w:cs="Times New Roman" w:hint="eastAsia"/>
          <w:szCs w:val="24"/>
        </w:rPr>
        <w:t>（</w:t>
      </w:r>
      <w:r w:rsidR="00BC784A" w:rsidRPr="00B10AB5">
        <w:rPr>
          <w:rFonts w:ascii="Times New Roman" w:hAnsi="Times New Roman" w:cs="Times New Roman" w:hint="eastAsia"/>
          <w:szCs w:val="24"/>
        </w:rPr>
        <w:t>IMEI</w:t>
      </w:r>
      <w:r w:rsidR="00BC784A" w:rsidRPr="00B10AB5">
        <w:rPr>
          <w:rFonts w:ascii="Times New Roman" w:hAnsi="Times New Roman" w:cs="Times New Roman" w:hint="eastAsia"/>
          <w:szCs w:val="24"/>
        </w:rPr>
        <w:t>）</w:t>
      </w:r>
      <w:r>
        <w:rPr>
          <w:rFonts w:ascii="Times New Roman" w:hAnsi="Times New Roman" w:cs="Times New Roman" w:hint="eastAsia"/>
        </w:rPr>
        <w:t>、权限信息、有效期、有效次数、更新周期</w:t>
      </w:r>
    </w:p>
    <w:p w14:paraId="028F9A13" w14:textId="77777777" w:rsidR="00A40ABD" w:rsidRDefault="00A40ABD" w:rsidP="00A40ABD">
      <w:pPr>
        <w:pStyle w:val="af5"/>
        <w:numPr>
          <w:ilvl w:val="0"/>
          <w:numId w:val="35"/>
        </w:numPr>
        <w:spacing w:line="276" w:lineRule="auto"/>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需检测车辆的在线状态，并根据在线状态的不同，采用不同的下发方式：</w:t>
      </w:r>
    </w:p>
    <w:p w14:paraId="5A1686EB" w14:textId="54E70BA7" w:rsidR="00A40ABD" w:rsidRDefault="00A40ABD" w:rsidP="00A40ABD">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t>检测到车辆处于在线</w:t>
      </w:r>
      <w:r w:rsidR="00BC784A">
        <w:rPr>
          <w:rFonts w:ascii="Times New Roman" w:hAnsi="Times New Roman" w:cs="Times New Roman" w:hint="eastAsia"/>
          <w:lang w:val="en-GB"/>
        </w:rPr>
        <w:t>，服务终</w:t>
      </w:r>
      <w:r>
        <w:rPr>
          <w:rFonts w:ascii="Times New Roman" w:hAnsi="Times New Roman" w:cs="Times New Roman" w:hint="eastAsia"/>
          <w:lang w:val="en-GB"/>
        </w:rPr>
        <w:t>端蓝牙钥匙信息和车端蓝牙钥匙信息通过移动网络分别下发至</w:t>
      </w:r>
      <w:r w:rsidR="00BC784A">
        <w:rPr>
          <w:rFonts w:ascii="Times New Roman" w:hAnsi="Times New Roman" w:cs="Times New Roman" w:hint="eastAsia"/>
          <w:lang w:val="en-GB"/>
        </w:rPr>
        <w:t>服务终端</w:t>
      </w:r>
      <w:r>
        <w:rPr>
          <w:rFonts w:ascii="Times New Roman" w:hAnsi="Times New Roman" w:cs="Times New Roman" w:hint="eastAsia"/>
          <w:lang w:val="en-GB"/>
        </w:rPr>
        <w:t>和车端蓝牙模块；</w:t>
      </w:r>
    </w:p>
    <w:p w14:paraId="2D42D22C" w14:textId="14DEF816" w:rsidR="00A40ABD" w:rsidRDefault="00A40ABD" w:rsidP="00A40ABD">
      <w:pPr>
        <w:pStyle w:val="af5"/>
        <w:numPr>
          <w:ilvl w:val="0"/>
          <w:numId w:val="18"/>
        </w:numPr>
        <w:ind w:firstLineChars="0"/>
        <w:rPr>
          <w:rFonts w:ascii="Times New Roman" w:hAnsi="Times New Roman" w:cs="Times New Roman"/>
          <w:lang w:val="en-GB"/>
        </w:rPr>
      </w:pPr>
      <w:r>
        <w:rPr>
          <w:rFonts w:ascii="Times New Roman" w:hAnsi="Times New Roman" w:cs="Times New Roman" w:hint="eastAsia"/>
          <w:lang w:val="en-GB"/>
        </w:rPr>
        <w:t>检测到车辆处于离线状态时，先将</w:t>
      </w:r>
      <w:r w:rsidR="00BC784A">
        <w:rPr>
          <w:rFonts w:ascii="Times New Roman" w:hAnsi="Times New Roman" w:cs="Times New Roman" w:hint="eastAsia"/>
          <w:lang w:val="en-GB"/>
        </w:rPr>
        <w:t>服务</w:t>
      </w:r>
      <w:r>
        <w:rPr>
          <w:rFonts w:ascii="Times New Roman" w:hAnsi="Times New Roman" w:cs="Times New Roman" w:hint="eastAsia"/>
          <w:lang w:val="en-GB"/>
        </w:rPr>
        <w:t>端蓝牙钥匙信息和车端蓝牙钥匙信息均下发至</w:t>
      </w:r>
      <w:r w:rsidR="00BC784A">
        <w:rPr>
          <w:rFonts w:ascii="Times New Roman" w:hAnsi="Times New Roman" w:cs="Times New Roman" w:hint="eastAsia"/>
          <w:lang w:val="en-GB"/>
        </w:rPr>
        <w:t>服务终端</w:t>
      </w:r>
      <w:r>
        <w:rPr>
          <w:rFonts w:ascii="Times New Roman" w:hAnsi="Times New Roman" w:cs="Times New Roman" w:hint="eastAsia"/>
          <w:lang w:val="en-GB"/>
        </w:rPr>
        <w:t>，待</w:t>
      </w:r>
      <w:r w:rsidR="00BC784A">
        <w:rPr>
          <w:rFonts w:ascii="Times New Roman" w:hAnsi="Times New Roman" w:cs="Times New Roman" w:hint="eastAsia"/>
          <w:lang w:val="en-GB"/>
        </w:rPr>
        <w:t>服务终端</w:t>
      </w:r>
      <w:r>
        <w:rPr>
          <w:rFonts w:ascii="Times New Roman" w:hAnsi="Times New Roman" w:cs="Times New Roman" w:hint="eastAsia"/>
          <w:lang w:val="en-GB"/>
        </w:rPr>
        <w:t>靠近车辆，与车辆建立蓝牙连接时，再通过蓝牙将车端蓝牙钥匙信息下发至蓝牙模块</w:t>
      </w:r>
    </w:p>
    <w:p w14:paraId="7785A292" w14:textId="77777777" w:rsidR="00A40ABD" w:rsidRDefault="00A40ABD" w:rsidP="00A40ABD">
      <w:pPr>
        <w:pStyle w:val="af5"/>
        <w:numPr>
          <w:ilvl w:val="0"/>
          <w:numId w:val="35"/>
        </w:numPr>
        <w:spacing w:line="276" w:lineRule="auto"/>
        <w:ind w:firstLineChars="0"/>
        <w:rPr>
          <w:rFonts w:ascii="Times New Roman" w:hAnsi="Times New Roman" w:cs="Times New Roman"/>
          <w:szCs w:val="24"/>
        </w:rPr>
      </w:pPr>
      <w:r>
        <w:rPr>
          <w:rFonts w:ascii="Times New Roman" w:hAnsi="Times New Roman" w:cs="Times New Roman" w:hint="eastAsia"/>
          <w:szCs w:val="24"/>
        </w:rPr>
        <w:t>TSP</w:t>
      </w:r>
      <w:r>
        <w:rPr>
          <w:rFonts w:ascii="Times New Roman" w:hAnsi="Times New Roman" w:cs="Times New Roman" w:hint="eastAsia"/>
          <w:szCs w:val="24"/>
        </w:rPr>
        <w:t>生成授权蓝牙钥匙后，需通知车主</w:t>
      </w:r>
      <w:r>
        <w:rPr>
          <w:rFonts w:ascii="Times New Roman" w:hAnsi="Times New Roman" w:cs="Times New Roman" w:hint="eastAsia"/>
          <w:szCs w:val="24"/>
        </w:rPr>
        <w:t>APP</w:t>
      </w:r>
      <w:r>
        <w:rPr>
          <w:rFonts w:ascii="Times New Roman" w:hAnsi="Times New Roman" w:cs="Times New Roman" w:hint="eastAsia"/>
          <w:szCs w:val="24"/>
        </w:rPr>
        <w:t>授权完成</w:t>
      </w:r>
    </w:p>
    <w:p w14:paraId="5CBAAAE8" w14:textId="77777777" w:rsidR="00A40ABD" w:rsidRPr="009A3F1F" w:rsidRDefault="00A40ABD" w:rsidP="00A40ABD">
      <w:pPr>
        <w:pStyle w:val="af5"/>
        <w:numPr>
          <w:ilvl w:val="0"/>
          <w:numId w:val="35"/>
        </w:numPr>
        <w:spacing w:line="276" w:lineRule="auto"/>
        <w:ind w:firstLineChars="0"/>
        <w:rPr>
          <w:rFonts w:ascii="Times New Roman" w:hAnsi="Times New Roman" w:cs="Times New Roman"/>
          <w:szCs w:val="24"/>
        </w:rPr>
      </w:pPr>
      <w:r w:rsidRPr="009A3F1F">
        <w:rPr>
          <w:rFonts w:ascii="Times New Roman" w:hAnsi="Times New Roman" w:cs="Times New Roman" w:hint="eastAsia"/>
          <w:szCs w:val="24"/>
        </w:rPr>
        <w:t>TSP</w:t>
      </w:r>
      <w:r w:rsidRPr="009A3F1F">
        <w:rPr>
          <w:rFonts w:ascii="Times New Roman" w:hAnsi="Times New Roman" w:cs="Times New Roman" w:hint="eastAsia"/>
          <w:szCs w:val="24"/>
        </w:rPr>
        <w:t>需对</w:t>
      </w:r>
      <w:r>
        <w:rPr>
          <w:rFonts w:ascii="Times New Roman" w:hAnsi="Times New Roman" w:cs="Times New Roman" w:hint="eastAsia"/>
          <w:szCs w:val="24"/>
        </w:rPr>
        <w:t>下发的</w:t>
      </w:r>
      <w:r w:rsidRPr="009A3F1F">
        <w:rPr>
          <w:rFonts w:ascii="Times New Roman" w:hAnsi="Times New Roman" w:cs="Times New Roman" w:hint="eastAsia"/>
          <w:szCs w:val="24"/>
        </w:rPr>
        <w:t>蓝牙钥匙信息进行安全加密处理，确保数据安全性</w:t>
      </w:r>
    </w:p>
    <w:p w14:paraId="04DFEFF9" w14:textId="39451301" w:rsidR="001E6DEE" w:rsidRPr="00B43077" w:rsidRDefault="00A40ABD" w:rsidP="00BC784A">
      <w:pPr>
        <w:pStyle w:val="af5"/>
        <w:numPr>
          <w:ilvl w:val="0"/>
          <w:numId w:val="35"/>
        </w:numPr>
        <w:spacing w:line="276" w:lineRule="auto"/>
        <w:ind w:firstLineChars="0"/>
        <w:rPr>
          <w:rFonts w:ascii="Times New Roman" w:hAnsi="Times New Roman" w:cs="Times New Roman"/>
          <w:b/>
          <w:bCs/>
        </w:rPr>
      </w:pPr>
      <w:r w:rsidRPr="009A3F1F">
        <w:rPr>
          <w:rFonts w:ascii="Times New Roman" w:hAnsi="Times New Roman" w:cs="Times New Roman" w:hint="eastAsia"/>
          <w:szCs w:val="24"/>
        </w:rPr>
        <w:t>TSP</w:t>
      </w:r>
      <w:r w:rsidRPr="009A3F1F">
        <w:rPr>
          <w:rFonts w:ascii="Times New Roman" w:hAnsi="Times New Roman" w:cs="Times New Roman" w:hint="eastAsia"/>
          <w:szCs w:val="24"/>
        </w:rPr>
        <w:t>需保存蓝牙钥匙</w:t>
      </w:r>
      <w:r w:rsidR="00ED2159">
        <w:rPr>
          <w:rFonts w:ascii="Times New Roman" w:hAnsi="Times New Roman" w:cs="Times New Roman" w:hint="eastAsia"/>
          <w:szCs w:val="24"/>
        </w:rPr>
        <w:t>的</w:t>
      </w:r>
      <w:r>
        <w:rPr>
          <w:rFonts w:ascii="Times New Roman" w:hAnsi="Times New Roman" w:cs="Times New Roman" w:hint="eastAsia"/>
          <w:szCs w:val="24"/>
        </w:rPr>
        <w:t>授权</w:t>
      </w:r>
      <w:r w:rsidRPr="009A3F1F">
        <w:rPr>
          <w:rFonts w:ascii="Times New Roman" w:hAnsi="Times New Roman" w:cs="Times New Roman" w:hint="eastAsia"/>
          <w:szCs w:val="24"/>
        </w:rPr>
        <w:t>记录用于查询管理，包括：车辆信息（</w:t>
      </w:r>
      <w:r w:rsidRPr="009A3F1F">
        <w:rPr>
          <w:rFonts w:ascii="Times New Roman" w:hAnsi="Times New Roman" w:cs="Times New Roman" w:hint="eastAsia"/>
          <w:szCs w:val="24"/>
        </w:rPr>
        <w:t>VIN</w:t>
      </w:r>
      <w:r w:rsidRPr="009A3F1F">
        <w:rPr>
          <w:rFonts w:ascii="Times New Roman" w:hAnsi="Times New Roman" w:cs="Times New Roman" w:hint="eastAsia"/>
          <w:szCs w:val="24"/>
        </w:rPr>
        <w:t>、车牌、车型）、</w:t>
      </w:r>
      <w:r w:rsidR="00A7463A">
        <w:rPr>
          <w:rFonts w:ascii="Times New Roman" w:hAnsi="Times New Roman" w:cs="Times New Roman" w:hint="eastAsia"/>
          <w:szCs w:val="24"/>
        </w:rPr>
        <w:t>第三方服务账号信息、第三方服务终端</w:t>
      </w:r>
      <w:r w:rsidR="00A7463A" w:rsidRPr="00B10AB5">
        <w:rPr>
          <w:rFonts w:ascii="Times New Roman" w:hAnsi="Times New Roman" w:cs="Times New Roman" w:hint="eastAsia"/>
          <w:szCs w:val="24"/>
        </w:rPr>
        <w:t>（</w:t>
      </w:r>
      <w:r w:rsidR="00A7463A" w:rsidRPr="00B10AB5">
        <w:rPr>
          <w:rFonts w:ascii="Times New Roman" w:hAnsi="Times New Roman" w:cs="Times New Roman" w:hint="eastAsia"/>
          <w:szCs w:val="24"/>
        </w:rPr>
        <w:t>IMEI</w:t>
      </w:r>
      <w:r w:rsidR="00A7463A" w:rsidRPr="00B10AB5">
        <w:rPr>
          <w:rFonts w:ascii="Times New Roman" w:hAnsi="Times New Roman" w:cs="Times New Roman" w:hint="eastAsia"/>
          <w:szCs w:val="24"/>
        </w:rPr>
        <w:t>）</w:t>
      </w:r>
      <w:r w:rsidRPr="009A3F1F">
        <w:rPr>
          <w:rFonts w:ascii="Times New Roman" w:hAnsi="Times New Roman" w:cs="Times New Roman" w:hint="eastAsia"/>
          <w:szCs w:val="24"/>
        </w:rPr>
        <w:t>、</w:t>
      </w:r>
      <w:r w:rsidR="00A7463A">
        <w:rPr>
          <w:rFonts w:ascii="Times New Roman" w:hAnsi="Times New Roman" w:cs="Times New Roman" w:hint="eastAsia"/>
          <w:szCs w:val="24"/>
        </w:rPr>
        <w:t>订单信息、</w:t>
      </w:r>
      <w:r>
        <w:rPr>
          <w:rFonts w:ascii="Times New Roman" w:hAnsi="Times New Roman" w:cs="Times New Roman" w:hint="eastAsia"/>
          <w:szCs w:val="24"/>
        </w:rPr>
        <w:t>授权</w:t>
      </w:r>
      <w:r w:rsidRPr="009A3F1F">
        <w:rPr>
          <w:rFonts w:ascii="Times New Roman" w:hAnsi="Times New Roman" w:cs="Times New Roman" w:hint="eastAsia"/>
          <w:szCs w:val="24"/>
        </w:rPr>
        <w:t>时间、权限信息、有效期</w:t>
      </w:r>
      <w:ins w:id="124" w:author="凯宇" w:date="2020-05-21T23:01:00Z">
        <w:r w:rsidR="006852C5">
          <w:rPr>
            <w:rFonts w:ascii="Times New Roman" w:hAnsi="Times New Roman" w:cs="Times New Roman" w:hint="eastAsia"/>
            <w:szCs w:val="24"/>
          </w:rPr>
          <w:t>、</w:t>
        </w:r>
        <w:r w:rsidR="006852C5">
          <w:rPr>
            <w:rFonts w:ascii="Times New Roman" w:hAnsi="Times New Roman" w:cs="Times New Roman" w:hint="eastAsia"/>
            <w:lang w:val="en-GB"/>
          </w:rPr>
          <w:t>下发方式、车端下发状态、</w:t>
        </w:r>
        <w:r w:rsidR="006852C5">
          <w:rPr>
            <w:rFonts w:ascii="Times New Roman" w:hAnsi="Times New Roman" w:cs="Times New Roman" w:hint="eastAsia"/>
            <w:lang w:val="en-GB"/>
          </w:rPr>
          <w:t>APP</w:t>
        </w:r>
        <w:r w:rsidR="006852C5">
          <w:rPr>
            <w:rFonts w:ascii="Times New Roman" w:hAnsi="Times New Roman" w:cs="Times New Roman" w:hint="eastAsia"/>
            <w:lang w:val="en-GB"/>
          </w:rPr>
          <w:t>端下发状态</w:t>
        </w:r>
      </w:ins>
    </w:p>
    <w:p w14:paraId="5E9DDCD1" w14:textId="77777777" w:rsidR="001E6DEE" w:rsidRPr="00B43077" w:rsidRDefault="001E6DEE" w:rsidP="001E6DEE">
      <w:pPr>
        <w:ind w:firstLineChars="200" w:firstLine="480"/>
        <w:rPr>
          <w:rFonts w:ascii="Times New Roman" w:hAnsi="Times New Roman" w:cs="Times New Roman"/>
          <w:lang w:val="en-GB"/>
        </w:rPr>
      </w:pPr>
    </w:p>
    <w:p w14:paraId="363648F6" w14:textId="77777777" w:rsidR="006B2B7D" w:rsidRPr="00B43077" w:rsidRDefault="006B2B7D" w:rsidP="006B2B7D">
      <w:pPr>
        <w:pStyle w:val="3"/>
        <w:rPr>
          <w:rFonts w:ascii="Times New Roman" w:eastAsia="宋体" w:hAnsi="Times New Roman" w:cs="Times New Roman"/>
          <w:sz w:val="30"/>
          <w:szCs w:val="30"/>
          <w:lang w:eastAsia="zh-CN"/>
        </w:rPr>
      </w:pPr>
      <w:bookmarkStart w:id="125" w:name="_Toc39649718"/>
      <w:bookmarkEnd w:id="120"/>
      <w:r w:rsidRPr="00B43077">
        <w:rPr>
          <w:rFonts w:ascii="Times New Roman" w:eastAsia="宋体" w:hAnsi="Times New Roman" w:cs="Times New Roman"/>
          <w:sz w:val="30"/>
          <w:szCs w:val="30"/>
          <w:lang w:eastAsia="zh-CN"/>
        </w:rPr>
        <w:t>蓝牙钥匙注销</w:t>
      </w:r>
      <w:bookmarkEnd w:id="125"/>
    </w:p>
    <w:p w14:paraId="5B99E7D2" w14:textId="77777777" w:rsidR="006B2B7D" w:rsidRPr="00B43077" w:rsidRDefault="006B2B7D" w:rsidP="006B2B7D">
      <w:pPr>
        <w:rPr>
          <w:rFonts w:ascii="Times New Roman" w:hAnsi="Times New Roman" w:cs="Times New Roman"/>
          <w:szCs w:val="24"/>
          <w:lang w:val="en-GB"/>
        </w:rPr>
      </w:pPr>
      <w:r w:rsidRPr="00B43077">
        <w:rPr>
          <w:rFonts w:ascii="Times New Roman" w:hAnsi="Times New Roman" w:cs="Times New Roman"/>
          <w:szCs w:val="24"/>
          <w:lang w:val="en-GB"/>
        </w:rPr>
        <w:t>需求编码</w:t>
      </w:r>
    </w:p>
    <w:p w14:paraId="3A5F570E" w14:textId="01A137B0" w:rsidR="006B2B7D" w:rsidRPr="00B43077" w:rsidRDefault="006B2B7D" w:rsidP="006B2B7D">
      <w:pPr>
        <w:pStyle w:val="4"/>
        <w:rPr>
          <w:rFonts w:ascii="Times New Roman" w:eastAsia="宋体" w:hAnsi="Times New Roman"/>
          <w:lang w:eastAsia="zh-CN"/>
        </w:rPr>
      </w:pPr>
      <w:bookmarkStart w:id="126" w:name="_Toc39649719"/>
      <w:r w:rsidRPr="00B43077">
        <w:rPr>
          <w:rFonts w:ascii="Times New Roman" w:eastAsia="宋体" w:hAnsi="Times New Roman"/>
          <w:lang w:eastAsia="zh-CN"/>
        </w:rPr>
        <w:t>车主</w:t>
      </w:r>
      <w:ins w:id="127" w:author="凯宇" w:date="2020-05-20T11:53:00Z">
        <w:r w:rsidR="0091331E">
          <w:rPr>
            <w:rFonts w:ascii="Times New Roman" w:eastAsia="宋体" w:hAnsi="Times New Roman" w:hint="eastAsia"/>
            <w:lang w:eastAsia="zh-CN"/>
          </w:rPr>
          <w:t>注销</w:t>
        </w:r>
      </w:ins>
      <w:del w:id="128" w:author="凯宇" w:date="2020-05-20T11:53:00Z">
        <w:r w:rsidRPr="00B43077" w:rsidDel="0091331E">
          <w:rPr>
            <w:rFonts w:ascii="Times New Roman" w:eastAsia="宋体" w:hAnsi="Times New Roman"/>
            <w:lang w:eastAsia="zh-CN"/>
          </w:rPr>
          <w:delText>收回授权</w:delText>
        </w:r>
      </w:del>
      <w:bookmarkEnd w:id="126"/>
    </w:p>
    <w:p w14:paraId="769B7FE9" w14:textId="77777777" w:rsidR="006B2B7D" w:rsidRPr="00B43077" w:rsidRDefault="006B2B7D" w:rsidP="006B2B7D">
      <w:pPr>
        <w:rPr>
          <w:rFonts w:ascii="Times New Roman" w:hAnsi="Times New Roman" w:cs="Times New Roman"/>
          <w:lang w:val="en-GB"/>
        </w:rPr>
      </w:pPr>
      <w:r w:rsidRPr="00B43077">
        <w:rPr>
          <w:rFonts w:ascii="Times New Roman" w:hAnsi="Times New Roman" w:cs="Times New Roman"/>
          <w:lang w:val="en-GB"/>
        </w:rPr>
        <w:t>需求编号</w:t>
      </w:r>
    </w:p>
    <w:p w14:paraId="468706F4"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45229B7A" w14:textId="0D23B4E6" w:rsidR="006B2B7D" w:rsidRDefault="006B2B7D" w:rsidP="006B2B7D">
      <w:pPr>
        <w:ind w:firstLineChars="200" w:firstLine="480"/>
        <w:rPr>
          <w:ins w:id="129" w:author="凯宇" w:date="2020-05-20T11:54:00Z"/>
          <w:rFonts w:ascii="Times New Roman" w:hAnsi="Times New Roman" w:cs="Times New Roman"/>
          <w:lang w:val="en-GB"/>
        </w:rPr>
      </w:pPr>
      <w:r>
        <w:rPr>
          <w:rFonts w:ascii="Times New Roman" w:hAnsi="Times New Roman" w:cs="Times New Roman" w:hint="eastAsia"/>
          <w:lang w:val="en-GB"/>
        </w:rPr>
        <w:t>车主</w:t>
      </w:r>
      <w:del w:id="130" w:author="凯宇" w:date="2020-05-20T11:53:00Z">
        <w:r w:rsidR="00A64990" w:rsidDel="0091331E">
          <w:rPr>
            <w:rFonts w:ascii="Times New Roman" w:hAnsi="Times New Roman" w:cs="Times New Roman" w:hint="eastAsia"/>
            <w:lang w:val="en-GB"/>
          </w:rPr>
          <w:delText>收回已授权的蓝牙钥匙</w:delText>
        </w:r>
      </w:del>
      <w:ins w:id="131" w:author="凯宇" w:date="2020-05-20T11:53:00Z">
        <w:r w:rsidR="0091331E">
          <w:rPr>
            <w:rFonts w:ascii="Times New Roman" w:hAnsi="Times New Roman" w:cs="Times New Roman" w:hint="eastAsia"/>
            <w:lang w:val="en-GB"/>
          </w:rPr>
          <w:t>注销授权给他人的</w:t>
        </w:r>
      </w:ins>
      <w:ins w:id="132" w:author="凯宇" w:date="2020-05-20T11:54:00Z">
        <w:r w:rsidR="0091331E">
          <w:rPr>
            <w:rFonts w:ascii="Times New Roman" w:hAnsi="Times New Roman" w:cs="Times New Roman" w:hint="eastAsia"/>
            <w:lang w:val="en-GB"/>
          </w:rPr>
          <w:t>蓝牙钥匙</w:t>
        </w:r>
      </w:ins>
    </w:p>
    <w:p w14:paraId="2DDF9494" w14:textId="2F98262E" w:rsidR="0091331E" w:rsidRPr="00B43077" w:rsidRDefault="0091331E" w:rsidP="006B2B7D">
      <w:pPr>
        <w:ind w:firstLineChars="200" w:firstLine="480"/>
        <w:rPr>
          <w:rFonts w:ascii="Times New Roman" w:hAnsi="Times New Roman" w:cs="Times New Roman"/>
          <w:lang w:val="en-GB"/>
        </w:rPr>
      </w:pPr>
      <w:ins w:id="133" w:author="凯宇" w:date="2020-05-20T11:54:00Z">
        <w:r>
          <w:rPr>
            <w:rFonts w:ascii="Times New Roman" w:hAnsi="Times New Roman" w:cs="Times New Roman" w:hint="eastAsia"/>
            <w:lang w:val="en-GB"/>
          </w:rPr>
          <w:t>车主注销自己的蓝牙钥匙，包括当前登录设备和其它设备</w:t>
        </w:r>
      </w:ins>
    </w:p>
    <w:p w14:paraId="2C47D61D"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5AEDEEE0" w14:textId="6E76D7D5" w:rsidR="006B2B7D" w:rsidRPr="00B43077" w:rsidRDefault="006852C5" w:rsidP="006B2B7D">
      <w:pPr>
        <w:ind w:firstLineChars="200" w:firstLine="480"/>
        <w:rPr>
          <w:rFonts w:ascii="Times New Roman" w:hAnsi="Times New Roman" w:cs="Times New Roman"/>
          <w:lang w:val="en-GB"/>
        </w:rPr>
      </w:pPr>
      <w:ins w:id="134" w:author="凯宇" w:date="2020-05-21T23:05:00Z">
        <w:r>
          <w:rPr>
            <w:rFonts w:ascii="Times New Roman" w:hAnsi="Times New Roman" w:cs="Times New Roman" w:hint="eastAsia"/>
            <w:lang w:val="en-GB"/>
          </w:rPr>
          <w:lastRenderedPageBreak/>
          <w:t>车主</w:t>
        </w:r>
      </w:ins>
      <w:ins w:id="135" w:author="凯宇" w:date="2020-05-21T23:06:00Z">
        <w:r>
          <w:rPr>
            <w:rFonts w:ascii="Times New Roman" w:hAnsi="Times New Roman" w:cs="Times New Roman" w:hint="eastAsia"/>
            <w:lang w:val="en-GB"/>
          </w:rPr>
          <w:t>通过手机</w:t>
        </w:r>
        <w:r>
          <w:rPr>
            <w:rFonts w:ascii="Times New Roman" w:hAnsi="Times New Roman" w:cs="Times New Roman" w:hint="eastAsia"/>
            <w:lang w:val="en-GB"/>
          </w:rPr>
          <w:t>APP</w:t>
        </w:r>
        <w:r>
          <w:rPr>
            <w:rFonts w:ascii="Times New Roman" w:hAnsi="Times New Roman" w:cs="Times New Roman" w:hint="eastAsia"/>
            <w:lang w:val="en-GB"/>
          </w:rPr>
          <w:t>选择需要注销的蓝牙钥匙，并发起发起注销请求，</w:t>
        </w:r>
      </w:ins>
      <w:r w:rsidR="006B2B7D">
        <w:rPr>
          <w:rFonts w:ascii="Times New Roman" w:hAnsi="Times New Roman" w:cs="Times New Roman" w:hint="eastAsia"/>
          <w:lang w:val="en-GB"/>
        </w:rPr>
        <w:t>TSP</w:t>
      </w:r>
      <w:r w:rsidR="006B2B7D">
        <w:rPr>
          <w:rFonts w:ascii="Times New Roman" w:hAnsi="Times New Roman" w:cs="Times New Roman" w:hint="eastAsia"/>
          <w:lang w:val="en-GB"/>
        </w:rPr>
        <w:t>接收车主</w:t>
      </w:r>
      <w:r w:rsidR="006B2B7D">
        <w:rPr>
          <w:rFonts w:ascii="Times New Roman" w:hAnsi="Times New Roman" w:cs="Times New Roman" w:hint="eastAsia"/>
          <w:lang w:val="en-GB"/>
        </w:rPr>
        <w:t>APP</w:t>
      </w:r>
      <w:r w:rsidR="006B2B7D">
        <w:rPr>
          <w:rFonts w:ascii="Times New Roman" w:hAnsi="Times New Roman" w:cs="Times New Roman" w:hint="eastAsia"/>
          <w:lang w:val="en-GB"/>
        </w:rPr>
        <w:t>发送的</w:t>
      </w:r>
      <w:ins w:id="136" w:author="凯宇" w:date="2020-05-20T16:40:00Z">
        <w:r w:rsidR="00A76054">
          <w:rPr>
            <w:rFonts w:ascii="Times New Roman" w:hAnsi="Times New Roman" w:cs="Times New Roman" w:hint="eastAsia"/>
            <w:lang w:val="en-GB"/>
          </w:rPr>
          <w:t>注销指令</w:t>
        </w:r>
      </w:ins>
      <w:del w:id="137" w:author="凯宇" w:date="2020-05-20T16:40:00Z">
        <w:r w:rsidR="006B2B7D" w:rsidDel="00A76054">
          <w:rPr>
            <w:rFonts w:ascii="Times New Roman" w:hAnsi="Times New Roman" w:cs="Times New Roman" w:hint="eastAsia"/>
            <w:lang w:val="en-GB"/>
          </w:rPr>
          <w:delText>撤销授权申请</w:delText>
        </w:r>
      </w:del>
      <w:r w:rsidR="006B2B7D">
        <w:rPr>
          <w:rFonts w:ascii="Times New Roman" w:hAnsi="Times New Roman" w:cs="Times New Roman" w:hint="eastAsia"/>
          <w:lang w:val="en-GB"/>
        </w:rPr>
        <w:t>，对</w:t>
      </w:r>
      <w:ins w:id="138" w:author="凯宇" w:date="2020-05-20T16:40:00Z">
        <w:r w:rsidR="00A76054">
          <w:rPr>
            <w:rFonts w:ascii="Times New Roman" w:hAnsi="Times New Roman" w:cs="Times New Roman" w:hint="eastAsia"/>
            <w:lang w:val="en-GB"/>
          </w:rPr>
          <w:t>指令</w:t>
        </w:r>
      </w:ins>
      <w:del w:id="139" w:author="凯宇" w:date="2020-05-20T16:40:00Z">
        <w:r w:rsidR="006B2B7D" w:rsidDel="00A76054">
          <w:rPr>
            <w:rFonts w:ascii="Times New Roman" w:hAnsi="Times New Roman" w:cs="Times New Roman" w:hint="eastAsia"/>
            <w:lang w:val="en-GB"/>
          </w:rPr>
          <w:delText>申请</w:delText>
        </w:r>
      </w:del>
      <w:r w:rsidR="006B2B7D">
        <w:rPr>
          <w:rFonts w:ascii="Times New Roman" w:hAnsi="Times New Roman" w:cs="Times New Roman" w:hint="eastAsia"/>
          <w:lang w:val="en-GB"/>
        </w:rPr>
        <w:t>进行验证后，向车端蓝牙模块和</w:t>
      </w:r>
      <w:del w:id="140" w:author="凯宇" w:date="2020-05-20T16:41:00Z">
        <w:r w:rsidR="006B2B7D" w:rsidDel="00A76054">
          <w:rPr>
            <w:rFonts w:ascii="Times New Roman" w:hAnsi="Times New Roman" w:cs="Times New Roman" w:hint="eastAsia"/>
            <w:lang w:val="en-GB"/>
          </w:rPr>
          <w:delText>被授权人</w:delText>
        </w:r>
      </w:del>
      <w:ins w:id="141" w:author="凯宇" w:date="2020-05-20T16:41:00Z">
        <w:r w:rsidR="00A76054">
          <w:rPr>
            <w:rFonts w:ascii="Times New Roman" w:hAnsi="Times New Roman" w:cs="Times New Roman" w:hint="eastAsia"/>
            <w:lang w:val="en-GB"/>
          </w:rPr>
          <w:t>对应的</w:t>
        </w:r>
      </w:ins>
      <w:r w:rsidR="006B2B7D">
        <w:rPr>
          <w:rFonts w:ascii="Times New Roman" w:hAnsi="Times New Roman" w:cs="Times New Roman" w:hint="eastAsia"/>
          <w:lang w:val="en-GB"/>
        </w:rPr>
        <w:t>手机</w:t>
      </w:r>
      <w:r w:rsidR="006B2B7D">
        <w:rPr>
          <w:rFonts w:ascii="Times New Roman" w:hAnsi="Times New Roman" w:cs="Times New Roman" w:hint="eastAsia"/>
          <w:lang w:val="en-GB"/>
        </w:rPr>
        <w:t>APP</w:t>
      </w:r>
      <w:r w:rsidR="006B2B7D">
        <w:rPr>
          <w:rFonts w:ascii="Times New Roman" w:hAnsi="Times New Roman" w:cs="Times New Roman" w:hint="eastAsia"/>
          <w:lang w:val="en-GB"/>
        </w:rPr>
        <w:t>下发蓝牙钥匙注销指令</w:t>
      </w:r>
    </w:p>
    <w:p w14:paraId="74F1E721" w14:textId="6168687C" w:rsidR="006B2B7D" w:rsidRPr="00B43077" w:rsidRDefault="009E5A97" w:rsidP="006B2B7D">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7F3CE26F" w14:textId="6CF8F536" w:rsidR="006B2B7D" w:rsidRPr="00B43077" w:rsidRDefault="00A76054" w:rsidP="006B2B7D">
      <w:pPr>
        <w:jc w:val="center"/>
        <w:rPr>
          <w:rFonts w:ascii="Times New Roman" w:hAnsi="Times New Roman" w:cs="Times New Roman"/>
          <w:lang w:val="en-GB"/>
        </w:rPr>
      </w:pPr>
      <w:ins w:id="142" w:author="凯宇" w:date="2020-05-20T16:43:00Z">
        <w:r>
          <w:object w:dxaOrig="14340" w:dyaOrig="8700" w14:anchorId="6A40B3D0">
            <v:shape id="_x0000_i1029" type="#_x0000_t75" style="width:467.25pt;height:283.5pt" o:ole="">
              <v:imagedata r:id="rId25" o:title=""/>
            </v:shape>
            <o:OLEObject Type="Embed" ProgID="Visio.Drawing.15" ShapeID="_x0000_i1029" DrawAspect="Content" ObjectID="_1652536874" r:id="rId26"/>
          </w:object>
        </w:r>
      </w:ins>
      <w:del w:id="143" w:author="凯宇" w:date="2020-05-18T18:06:00Z">
        <w:r w:rsidR="00A64990" w:rsidDel="00CB2496">
          <w:object w:dxaOrig="14326" w:dyaOrig="8686" w14:anchorId="4804FD78">
            <v:shape id="_x0000_i1030" type="#_x0000_t75" style="width:468pt;height:283.5pt" o:ole="">
              <v:imagedata r:id="rId27" o:title=""/>
            </v:shape>
            <o:OLEObject Type="Embed" ProgID="Visio.Drawing.15" ShapeID="_x0000_i1030" DrawAspect="Content" ObjectID="_1652536875" r:id="rId28"/>
          </w:object>
        </w:r>
      </w:del>
    </w:p>
    <w:p w14:paraId="5DC7A97E" w14:textId="535D5E1D" w:rsidR="006B2B7D"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3FF0553A" w14:textId="0EE5A1A9" w:rsidR="006B2B7D" w:rsidRPr="006B2B7D" w:rsidRDefault="006B2B7D" w:rsidP="0093344F">
      <w:pPr>
        <w:pStyle w:val="af5"/>
        <w:numPr>
          <w:ilvl w:val="0"/>
          <w:numId w:val="12"/>
        </w:numPr>
        <w:ind w:firstLineChars="0"/>
        <w:rPr>
          <w:rFonts w:ascii="Times New Roman" w:hAnsi="Times New Roman" w:cs="Times New Roman"/>
          <w:lang w:val="en-GB"/>
        </w:rPr>
      </w:pPr>
      <w:r w:rsidRPr="006B2B7D">
        <w:rPr>
          <w:rFonts w:ascii="Times New Roman" w:hAnsi="Times New Roman" w:cs="Times New Roman"/>
          <w:lang w:val="en-GB"/>
        </w:rPr>
        <w:t>TSP</w:t>
      </w:r>
      <w:r w:rsidR="0009639E">
        <w:rPr>
          <w:rFonts w:ascii="Times New Roman" w:hAnsi="Times New Roman" w:cs="Times New Roman" w:hint="eastAsia"/>
          <w:lang w:val="en-GB"/>
        </w:rPr>
        <w:t>接收到撤销指令，</w:t>
      </w:r>
      <w:r w:rsidRPr="006B2B7D">
        <w:rPr>
          <w:rFonts w:ascii="Times New Roman" w:hAnsi="Times New Roman" w:cs="Times New Roman" w:hint="eastAsia"/>
          <w:lang w:val="en-GB"/>
        </w:rPr>
        <w:t>对车主的</w:t>
      </w:r>
      <w:r w:rsidR="00F46950">
        <w:rPr>
          <w:rFonts w:ascii="Times New Roman" w:hAnsi="Times New Roman" w:cs="Times New Roman" w:hint="eastAsia"/>
          <w:lang w:val="en-GB"/>
        </w:rPr>
        <w:t>身份和设备合法性</w:t>
      </w:r>
      <w:r w:rsidRPr="006B2B7D">
        <w:rPr>
          <w:rFonts w:ascii="Times New Roman" w:hAnsi="Times New Roman" w:cs="Times New Roman" w:hint="eastAsia"/>
          <w:lang w:val="en-GB"/>
        </w:rPr>
        <w:t>撤销指令进行验证，确保信息的</w:t>
      </w:r>
      <w:commentRangeStart w:id="144"/>
      <w:commentRangeStart w:id="145"/>
      <w:r w:rsidRPr="006B2B7D">
        <w:rPr>
          <w:rFonts w:ascii="Times New Roman" w:hAnsi="Times New Roman" w:cs="Times New Roman" w:hint="eastAsia"/>
          <w:lang w:val="en-GB"/>
        </w:rPr>
        <w:t>安全性</w:t>
      </w:r>
      <w:commentRangeEnd w:id="144"/>
      <w:r w:rsidR="0037340E">
        <w:rPr>
          <w:rStyle w:val="af7"/>
        </w:rPr>
        <w:commentReference w:id="144"/>
      </w:r>
      <w:commentRangeEnd w:id="145"/>
      <w:r w:rsidR="00C14A02">
        <w:rPr>
          <w:rStyle w:val="af7"/>
        </w:rPr>
        <w:commentReference w:id="145"/>
      </w:r>
    </w:p>
    <w:p w14:paraId="360CADE2" w14:textId="5101E69C" w:rsidR="00C05C2B" w:rsidRDefault="006B2B7D" w:rsidP="00C05C2B">
      <w:pPr>
        <w:pStyle w:val="af5"/>
        <w:numPr>
          <w:ilvl w:val="0"/>
          <w:numId w:val="12"/>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同时向</w:t>
      </w:r>
      <w:r w:rsidR="00C31F91">
        <w:rPr>
          <w:rFonts w:ascii="Times New Roman" w:hAnsi="Times New Roman" w:cs="Times New Roman" w:hint="eastAsia"/>
          <w:lang w:val="en-GB"/>
        </w:rPr>
        <w:t>车端蓝牙模块和</w:t>
      </w:r>
      <w:ins w:id="146" w:author="凯宇" w:date="2020-05-20T16:43:00Z">
        <w:r w:rsidR="00A76054">
          <w:rPr>
            <w:rFonts w:ascii="Times New Roman" w:hAnsi="Times New Roman" w:cs="Times New Roman" w:hint="eastAsia"/>
            <w:lang w:val="en-GB"/>
          </w:rPr>
          <w:t>被注销蓝牙钥匙对应的</w:t>
        </w:r>
      </w:ins>
      <w:del w:id="147" w:author="凯宇" w:date="2020-05-20T16:43:00Z">
        <w:r w:rsidR="00C31F91" w:rsidDel="00A76054">
          <w:rPr>
            <w:rFonts w:ascii="Times New Roman" w:hAnsi="Times New Roman" w:cs="Times New Roman" w:hint="eastAsia"/>
            <w:lang w:val="en-GB"/>
          </w:rPr>
          <w:delText>被授权人</w:delText>
        </w:r>
      </w:del>
      <w:r w:rsidR="00C31F91">
        <w:rPr>
          <w:rFonts w:ascii="Times New Roman" w:hAnsi="Times New Roman" w:cs="Times New Roman" w:hint="eastAsia"/>
          <w:lang w:val="en-GB"/>
        </w:rPr>
        <w:t>APP</w:t>
      </w:r>
      <w:r w:rsidR="00C31F91">
        <w:rPr>
          <w:rFonts w:ascii="Times New Roman" w:hAnsi="Times New Roman" w:cs="Times New Roman" w:hint="eastAsia"/>
          <w:lang w:val="en-GB"/>
        </w:rPr>
        <w:t>下发注销指令</w:t>
      </w:r>
    </w:p>
    <w:p w14:paraId="712DDCE7" w14:textId="50F8C01E" w:rsidR="009A143A" w:rsidRDefault="00EC0888" w:rsidP="00C05C2B">
      <w:pPr>
        <w:pStyle w:val="af5"/>
        <w:ind w:left="1080" w:firstLineChars="0" w:firstLine="0"/>
        <w:rPr>
          <w:ins w:id="148" w:author="凯宇" w:date="2020-05-20T16:44:00Z"/>
          <w:rFonts w:ascii="Times New Roman" w:hAnsi="Times New Roman" w:cs="Times New Roman"/>
          <w:lang w:val="en-GB"/>
        </w:rPr>
      </w:pPr>
      <w:r>
        <w:rPr>
          <w:rFonts w:ascii="Times New Roman" w:hAnsi="Times New Roman" w:cs="Times New Roman" w:hint="eastAsia"/>
          <w:lang w:val="en-GB"/>
        </w:rPr>
        <w:t>注销指令包含</w:t>
      </w:r>
      <w:r w:rsidR="009A143A">
        <w:rPr>
          <w:rFonts w:ascii="Times New Roman" w:hAnsi="Times New Roman" w:cs="Times New Roman" w:hint="eastAsia"/>
          <w:lang w:val="en-GB"/>
        </w:rPr>
        <w:t>：</w:t>
      </w:r>
    </w:p>
    <w:p w14:paraId="71EF29BE" w14:textId="13E5C569" w:rsidR="00A76054" w:rsidRPr="00C05C2B" w:rsidRDefault="00A76054">
      <w:pPr>
        <w:pStyle w:val="af5"/>
        <w:numPr>
          <w:ilvl w:val="0"/>
          <w:numId w:val="40"/>
        </w:numPr>
        <w:ind w:firstLineChars="0"/>
        <w:rPr>
          <w:rFonts w:ascii="Times New Roman" w:hAnsi="Times New Roman" w:cs="Times New Roman"/>
          <w:lang w:val="en-GB"/>
        </w:rPr>
        <w:pPrChange w:id="149" w:author="凯宇" w:date="2020-05-20T16:45:00Z">
          <w:pPr>
            <w:pStyle w:val="af5"/>
            <w:ind w:left="1080" w:firstLineChars="0" w:firstLine="0"/>
          </w:pPr>
        </w:pPrChange>
      </w:pPr>
      <w:ins w:id="150" w:author="凯宇" w:date="2020-05-20T16:49:00Z">
        <w:r>
          <w:rPr>
            <w:rFonts w:ascii="Times New Roman" w:hAnsi="Times New Roman" w:cs="Times New Roman" w:hint="eastAsia"/>
            <w:lang w:val="en-GB"/>
          </w:rPr>
          <w:t>注销</w:t>
        </w:r>
      </w:ins>
      <w:ins w:id="151" w:author="凯宇" w:date="2020-05-20T16:44:00Z">
        <w:r>
          <w:rPr>
            <w:rFonts w:ascii="Times New Roman" w:hAnsi="Times New Roman" w:cs="Times New Roman" w:hint="eastAsia"/>
            <w:lang w:val="en-GB"/>
          </w:rPr>
          <w:t>车主蓝牙钥匙：</w:t>
        </w:r>
      </w:ins>
    </w:p>
    <w:p w14:paraId="07808D1F" w14:textId="0FC56CAA" w:rsidR="009A143A" w:rsidRDefault="009A143A" w:rsidP="009A143A">
      <w:pPr>
        <w:pStyle w:val="af5"/>
        <w:spacing w:line="276" w:lineRule="auto"/>
        <w:ind w:left="1080" w:firstLineChars="0" w:firstLine="0"/>
        <w:rPr>
          <w:ins w:id="152" w:author="凯宇" w:date="2020-05-20T16:49:00Z"/>
          <w:rFonts w:ascii="Times New Roman" w:hAnsi="Times New Roman" w:cs="Times New Roman"/>
          <w:szCs w:val="24"/>
        </w:rPr>
      </w:pPr>
      <w:r>
        <w:rPr>
          <w:rFonts w:ascii="Times New Roman" w:hAnsi="Times New Roman" w:cs="Times New Roman" w:hint="eastAsia"/>
          <w:szCs w:val="24"/>
        </w:rPr>
        <w:t>车辆信息（</w:t>
      </w:r>
      <w:r>
        <w:rPr>
          <w:rFonts w:ascii="Times New Roman" w:hAnsi="Times New Roman" w:cs="Times New Roman" w:hint="eastAsia"/>
          <w:szCs w:val="24"/>
        </w:rPr>
        <w:t>VIN</w:t>
      </w:r>
      <w:r>
        <w:rPr>
          <w:rFonts w:ascii="Times New Roman" w:hAnsi="Times New Roman" w:cs="Times New Roman" w:hint="eastAsia"/>
          <w:szCs w:val="24"/>
        </w:rPr>
        <w:t>）、车主</w:t>
      </w:r>
      <w:r w:rsidRPr="00B10AB5">
        <w:rPr>
          <w:rFonts w:ascii="Times New Roman" w:hAnsi="Times New Roman" w:cs="Times New Roman" w:hint="eastAsia"/>
          <w:szCs w:val="24"/>
        </w:rPr>
        <w:t>账号信息（手机号</w:t>
      </w:r>
      <w:r>
        <w:rPr>
          <w:rFonts w:ascii="Times New Roman" w:hAnsi="Times New Roman" w:cs="Times New Roman" w:hint="eastAsia"/>
          <w:szCs w:val="24"/>
        </w:rPr>
        <w:t>、用户</w:t>
      </w:r>
      <w:r>
        <w:rPr>
          <w:rFonts w:ascii="Times New Roman" w:hAnsi="Times New Roman" w:cs="Times New Roman" w:hint="eastAsia"/>
          <w:szCs w:val="24"/>
        </w:rPr>
        <w:t>ID</w:t>
      </w:r>
      <w:r w:rsidRPr="00B10AB5">
        <w:rPr>
          <w:rFonts w:ascii="Times New Roman" w:hAnsi="Times New Roman" w:cs="Times New Roman" w:hint="eastAsia"/>
          <w:szCs w:val="24"/>
        </w:rPr>
        <w:t>）、</w:t>
      </w:r>
      <w:del w:id="153" w:author="凯宇" w:date="2020-05-20T16:50:00Z">
        <w:r w:rsidR="00C05C2B" w:rsidRPr="005E02B1" w:rsidDel="0077176E">
          <w:rPr>
            <w:rFonts w:ascii="Times New Roman" w:hAnsi="Times New Roman" w:cs="Times New Roman" w:hint="eastAsia"/>
            <w:szCs w:val="24"/>
          </w:rPr>
          <w:delText>被授权人账号信息</w:delText>
        </w:r>
      </w:del>
      <w:r w:rsidR="00C05C2B" w:rsidRPr="005E02B1">
        <w:rPr>
          <w:rFonts w:ascii="Times New Roman" w:hAnsi="Times New Roman" w:cs="Times New Roman" w:hint="eastAsia"/>
          <w:szCs w:val="24"/>
        </w:rPr>
        <w:t>（手机号、用户</w:t>
      </w:r>
      <w:r w:rsidR="00C05C2B" w:rsidRPr="005E02B1">
        <w:rPr>
          <w:rFonts w:ascii="Times New Roman" w:hAnsi="Times New Roman" w:cs="Times New Roman" w:hint="eastAsia"/>
          <w:szCs w:val="24"/>
        </w:rPr>
        <w:t>ID</w:t>
      </w:r>
      <w:r w:rsidR="00C05C2B" w:rsidRPr="005E02B1">
        <w:rPr>
          <w:rFonts w:ascii="Times New Roman" w:hAnsi="Times New Roman" w:cs="Times New Roman" w:hint="eastAsia"/>
          <w:szCs w:val="24"/>
        </w:rPr>
        <w:t>）、</w:t>
      </w:r>
      <w:ins w:id="154" w:author="凯宇" w:date="2020-05-20T16:50:00Z">
        <w:r w:rsidR="0077176E">
          <w:rPr>
            <w:rFonts w:ascii="Times New Roman" w:hAnsi="Times New Roman" w:cs="Times New Roman" w:hint="eastAsia"/>
            <w:szCs w:val="24"/>
          </w:rPr>
          <w:t>车主</w:t>
        </w:r>
      </w:ins>
      <w:del w:id="155" w:author="凯宇" w:date="2020-05-20T16:50:00Z">
        <w:r w:rsidR="00C05C2B" w:rsidRPr="005E02B1" w:rsidDel="0077176E">
          <w:rPr>
            <w:rFonts w:ascii="Times New Roman" w:hAnsi="Times New Roman" w:cs="Times New Roman" w:hint="eastAsia"/>
            <w:szCs w:val="24"/>
          </w:rPr>
          <w:delText>被授权人</w:delText>
        </w:r>
      </w:del>
      <w:r w:rsidR="00C05C2B" w:rsidRPr="005E02B1">
        <w:rPr>
          <w:rFonts w:ascii="Times New Roman" w:hAnsi="Times New Roman" w:cs="Times New Roman" w:hint="eastAsia"/>
          <w:szCs w:val="24"/>
        </w:rPr>
        <w:t>设备信息</w:t>
      </w:r>
      <w:del w:id="156" w:author="凯宇" w:date="2020-05-20T16:49:00Z">
        <w:r w:rsidR="00C05C2B" w:rsidRPr="005E02B1" w:rsidDel="00A76054">
          <w:rPr>
            <w:rFonts w:ascii="Times New Roman" w:hAnsi="Times New Roman" w:cs="Times New Roman" w:hint="eastAsia"/>
            <w:szCs w:val="24"/>
          </w:rPr>
          <w:delText>（</w:delText>
        </w:r>
        <w:r w:rsidR="00C05C2B" w:rsidRPr="005E02B1" w:rsidDel="00A76054">
          <w:rPr>
            <w:rFonts w:ascii="Times New Roman" w:hAnsi="Times New Roman" w:cs="Times New Roman" w:hint="eastAsia"/>
            <w:szCs w:val="24"/>
          </w:rPr>
          <w:delText>IMEI</w:delText>
        </w:r>
        <w:r w:rsidR="00C05C2B" w:rsidRPr="005E02B1" w:rsidDel="00A76054">
          <w:rPr>
            <w:rFonts w:ascii="Times New Roman" w:hAnsi="Times New Roman" w:cs="Times New Roman" w:hint="eastAsia"/>
            <w:szCs w:val="24"/>
          </w:rPr>
          <w:delText>）</w:delText>
        </w:r>
      </w:del>
    </w:p>
    <w:p w14:paraId="683C1768" w14:textId="5B2FD8FF" w:rsidR="00A76054" w:rsidRDefault="00A76054" w:rsidP="00A76054">
      <w:pPr>
        <w:pStyle w:val="af5"/>
        <w:numPr>
          <w:ilvl w:val="0"/>
          <w:numId w:val="40"/>
        </w:numPr>
        <w:ind w:firstLineChars="0"/>
        <w:rPr>
          <w:ins w:id="157" w:author="凯宇" w:date="2020-05-20T16:50:00Z"/>
          <w:rFonts w:ascii="Times New Roman" w:hAnsi="Times New Roman" w:cs="Times New Roman"/>
          <w:szCs w:val="24"/>
        </w:rPr>
      </w:pPr>
      <w:ins w:id="158" w:author="凯宇" w:date="2020-05-20T16:50:00Z">
        <w:r>
          <w:rPr>
            <w:rFonts w:ascii="Times New Roman" w:hAnsi="Times New Roman" w:cs="Times New Roman" w:hint="eastAsia"/>
            <w:szCs w:val="24"/>
          </w:rPr>
          <w:t>注销授权蓝牙钥匙：</w:t>
        </w:r>
      </w:ins>
    </w:p>
    <w:p w14:paraId="23673FE3" w14:textId="77777777" w:rsidR="00A76054" w:rsidRPr="00A76054" w:rsidRDefault="00A76054">
      <w:pPr>
        <w:spacing w:line="276" w:lineRule="auto"/>
        <w:ind w:left="1080"/>
        <w:rPr>
          <w:ins w:id="159" w:author="凯宇" w:date="2020-05-20T16:50:00Z"/>
          <w:rFonts w:ascii="Times New Roman" w:hAnsi="Times New Roman" w:cs="Times New Roman"/>
          <w:szCs w:val="24"/>
          <w:rPrChange w:id="160" w:author="凯宇" w:date="2020-05-20T16:50:00Z">
            <w:rPr>
              <w:ins w:id="161" w:author="凯宇" w:date="2020-05-20T16:50:00Z"/>
            </w:rPr>
          </w:rPrChange>
        </w:rPr>
        <w:pPrChange w:id="162" w:author="凯宇" w:date="2020-05-20T16:50:00Z">
          <w:pPr>
            <w:pStyle w:val="af5"/>
            <w:numPr>
              <w:numId w:val="40"/>
            </w:numPr>
            <w:spacing w:line="276" w:lineRule="auto"/>
            <w:ind w:left="1500" w:firstLineChars="0" w:hanging="420"/>
          </w:pPr>
        </w:pPrChange>
      </w:pPr>
      <w:ins w:id="163" w:author="凯宇" w:date="2020-05-20T16:50:00Z">
        <w:r w:rsidRPr="00A76054">
          <w:rPr>
            <w:rFonts w:ascii="Times New Roman" w:hAnsi="Times New Roman" w:cs="Times New Roman" w:hint="eastAsia"/>
            <w:szCs w:val="24"/>
            <w:rPrChange w:id="164" w:author="凯宇" w:date="2020-05-20T16:50:00Z">
              <w:rPr>
                <w:rFonts w:hint="eastAsia"/>
              </w:rPr>
            </w:rPrChange>
          </w:rPr>
          <w:t>车辆信息（</w:t>
        </w:r>
        <w:r w:rsidRPr="00A76054">
          <w:rPr>
            <w:rFonts w:ascii="Times New Roman" w:hAnsi="Times New Roman" w:cs="Times New Roman"/>
            <w:szCs w:val="24"/>
            <w:rPrChange w:id="165" w:author="凯宇" w:date="2020-05-20T16:50:00Z">
              <w:rPr/>
            </w:rPrChange>
          </w:rPr>
          <w:t>VIN</w:t>
        </w:r>
        <w:r w:rsidRPr="00A76054">
          <w:rPr>
            <w:rFonts w:ascii="Times New Roman" w:hAnsi="Times New Roman" w:cs="Times New Roman" w:hint="eastAsia"/>
            <w:szCs w:val="24"/>
            <w:rPrChange w:id="166" w:author="凯宇" w:date="2020-05-20T16:50:00Z">
              <w:rPr>
                <w:rFonts w:hint="eastAsia"/>
              </w:rPr>
            </w:rPrChange>
          </w:rPr>
          <w:t>）、车主账号信息（手机号、用户</w:t>
        </w:r>
        <w:r w:rsidRPr="00A76054">
          <w:rPr>
            <w:rFonts w:ascii="Times New Roman" w:hAnsi="Times New Roman" w:cs="Times New Roman"/>
            <w:szCs w:val="24"/>
            <w:rPrChange w:id="167" w:author="凯宇" w:date="2020-05-20T16:50:00Z">
              <w:rPr/>
            </w:rPrChange>
          </w:rPr>
          <w:t>ID</w:t>
        </w:r>
        <w:r w:rsidRPr="00A76054">
          <w:rPr>
            <w:rFonts w:ascii="Times New Roman" w:hAnsi="Times New Roman" w:cs="Times New Roman" w:hint="eastAsia"/>
            <w:szCs w:val="24"/>
            <w:rPrChange w:id="168" w:author="凯宇" w:date="2020-05-20T16:50:00Z">
              <w:rPr>
                <w:rFonts w:hint="eastAsia"/>
              </w:rPr>
            </w:rPrChange>
          </w:rPr>
          <w:t>）、被授权人账号信息（手机号、用户</w:t>
        </w:r>
        <w:r w:rsidRPr="00A76054">
          <w:rPr>
            <w:rFonts w:ascii="Times New Roman" w:hAnsi="Times New Roman" w:cs="Times New Roman"/>
            <w:szCs w:val="24"/>
            <w:rPrChange w:id="169" w:author="凯宇" w:date="2020-05-20T16:50:00Z">
              <w:rPr/>
            </w:rPrChange>
          </w:rPr>
          <w:t>ID</w:t>
        </w:r>
        <w:r w:rsidRPr="00A76054">
          <w:rPr>
            <w:rFonts w:ascii="Times New Roman" w:hAnsi="Times New Roman" w:cs="Times New Roman" w:hint="eastAsia"/>
            <w:szCs w:val="24"/>
            <w:rPrChange w:id="170" w:author="凯宇" w:date="2020-05-20T16:50:00Z">
              <w:rPr>
                <w:rFonts w:hint="eastAsia"/>
              </w:rPr>
            </w:rPrChange>
          </w:rPr>
          <w:t>）、被授权人设备信息</w:t>
        </w:r>
      </w:ins>
    </w:p>
    <w:p w14:paraId="55A4A3F9" w14:textId="77777777" w:rsidR="00A76054" w:rsidRPr="00A76054" w:rsidRDefault="00A76054">
      <w:pPr>
        <w:ind w:left="1080"/>
        <w:rPr>
          <w:rFonts w:ascii="Times New Roman" w:hAnsi="Times New Roman" w:cs="Times New Roman"/>
          <w:szCs w:val="24"/>
          <w:rPrChange w:id="171" w:author="凯宇" w:date="2020-05-20T16:50:00Z">
            <w:rPr/>
          </w:rPrChange>
        </w:rPr>
        <w:pPrChange w:id="172" w:author="凯宇" w:date="2020-05-20T16:50:00Z">
          <w:pPr>
            <w:pStyle w:val="af5"/>
            <w:spacing w:line="276" w:lineRule="auto"/>
            <w:ind w:left="1080" w:firstLineChars="0" w:firstLine="0"/>
          </w:pPr>
        </w:pPrChange>
      </w:pPr>
    </w:p>
    <w:p w14:paraId="0DAA176F" w14:textId="1CB1DDE1" w:rsidR="00EC0888" w:rsidRDefault="00EC0888" w:rsidP="0093344F">
      <w:pPr>
        <w:pStyle w:val="af5"/>
        <w:numPr>
          <w:ilvl w:val="0"/>
          <w:numId w:val="12"/>
        </w:numPr>
        <w:ind w:firstLineChars="0"/>
        <w:rPr>
          <w:rFonts w:ascii="Times New Roman" w:hAnsi="Times New Roman" w:cs="Times New Roman"/>
          <w:lang w:val="en-GB"/>
        </w:rPr>
      </w:pPr>
      <w:r>
        <w:rPr>
          <w:rFonts w:ascii="Times New Roman" w:hAnsi="Times New Roman" w:cs="Times New Roman" w:hint="eastAsia"/>
          <w:lang w:val="en-GB"/>
        </w:rPr>
        <w:lastRenderedPageBreak/>
        <w:t>TSP</w:t>
      </w:r>
      <w:r>
        <w:rPr>
          <w:rFonts w:ascii="Times New Roman" w:hAnsi="Times New Roman" w:cs="Times New Roman" w:hint="eastAsia"/>
          <w:lang w:val="en-GB"/>
        </w:rPr>
        <w:t>收到车端蓝牙模块</w:t>
      </w:r>
      <w:ins w:id="173" w:author="凯宇" w:date="2020-05-20T17:08:00Z">
        <w:r w:rsidR="002A63FC">
          <w:rPr>
            <w:rFonts w:ascii="Times New Roman" w:hAnsi="Times New Roman" w:cs="Times New Roman" w:hint="eastAsia"/>
            <w:lang w:val="en-GB"/>
          </w:rPr>
          <w:t>或</w:t>
        </w:r>
      </w:ins>
      <w:del w:id="174" w:author="凯宇" w:date="2020-05-20T17:08:00Z">
        <w:r w:rsidDel="002A63FC">
          <w:rPr>
            <w:rFonts w:ascii="Times New Roman" w:hAnsi="Times New Roman" w:cs="Times New Roman" w:hint="eastAsia"/>
            <w:lang w:val="en-GB"/>
          </w:rPr>
          <w:delText>和</w:delText>
        </w:r>
      </w:del>
      <w:r>
        <w:rPr>
          <w:rFonts w:ascii="Times New Roman" w:hAnsi="Times New Roman" w:cs="Times New Roman" w:hint="eastAsia"/>
          <w:lang w:val="en-GB"/>
        </w:rPr>
        <w:t>APP</w:t>
      </w:r>
      <w:r>
        <w:rPr>
          <w:rFonts w:ascii="Times New Roman" w:hAnsi="Times New Roman" w:cs="Times New Roman" w:hint="eastAsia"/>
          <w:lang w:val="en-GB"/>
        </w:rPr>
        <w:t>返回的注销成功信息后，需对蓝牙钥匙</w:t>
      </w:r>
      <w:del w:id="175" w:author="凯宇" w:date="2020-05-20T17:08:00Z">
        <w:r w:rsidDel="002A63FC">
          <w:rPr>
            <w:rFonts w:ascii="Times New Roman" w:hAnsi="Times New Roman" w:cs="Times New Roman" w:hint="eastAsia"/>
            <w:lang w:val="en-GB"/>
          </w:rPr>
          <w:delText>注销</w:delText>
        </w:r>
      </w:del>
      <w:r>
        <w:rPr>
          <w:rFonts w:ascii="Times New Roman" w:hAnsi="Times New Roman" w:cs="Times New Roman" w:hint="eastAsia"/>
          <w:lang w:val="en-GB"/>
        </w:rPr>
        <w:t>状态进行同步</w:t>
      </w:r>
      <w:ins w:id="176" w:author="凯宇" w:date="2020-05-20T17:07:00Z">
        <w:r w:rsidR="002A63FC">
          <w:rPr>
            <w:rFonts w:ascii="Times New Roman" w:hAnsi="Times New Roman" w:cs="Times New Roman" w:hint="eastAsia"/>
            <w:lang w:val="en-GB"/>
          </w:rPr>
          <w:t>，并保存</w:t>
        </w:r>
      </w:ins>
    </w:p>
    <w:p w14:paraId="3CE1CB9E" w14:textId="353B2515" w:rsidR="00D947AB" w:rsidRPr="00D947AB" w:rsidRDefault="007725A4" w:rsidP="00D947AB">
      <w:pPr>
        <w:pStyle w:val="af5"/>
        <w:numPr>
          <w:ilvl w:val="0"/>
          <w:numId w:val="12"/>
        </w:numPr>
        <w:ind w:firstLineChars="0"/>
        <w:rPr>
          <w:rFonts w:ascii="Times New Roman" w:hAnsi="Times New Roman" w:cs="Times New Roman"/>
          <w:lang w:val="en-GB"/>
        </w:rPr>
      </w:pPr>
      <w:r>
        <w:rPr>
          <w:rFonts w:ascii="Times New Roman" w:hAnsi="Times New Roman" w:cs="Times New Roman" w:hint="eastAsia"/>
          <w:lang w:val="en-GB"/>
        </w:rPr>
        <w:t>车端蓝牙模块或被</w:t>
      </w:r>
      <w:ins w:id="177" w:author="凯宇" w:date="2020-05-20T16:56:00Z">
        <w:r w:rsidR="0077176E">
          <w:rPr>
            <w:rFonts w:ascii="Times New Roman" w:hAnsi="Times New Roman" w:cs="Times New Roman" w:hint="eastAsia"/>
            <w:lang w:val="en-GB"/>
          </w:rPr>
          <w:t>注销</w:t>
        </w:r>
      </w:ins>
      <w:del w:id="178" w:author="凯宇" w:date="2020-05-20T16:56:00Z">
        <w:r w:rsidDel="0077176E">
          <w:rPr>
            <w:rFonts w:ascii="Times New Roman" w:hAnsi="Times New Roman" w:cs="Times New Roman" w:hint="eastAsia"/>
            <w:lang w:val="en-GB"/>
          </w:rPr>
          <w:delText>授权人手机</w:delText>
        </w:r>
      </w:del>
      <w:r>
        <w:rPr>
          <w:rFonts w:ascii="Times New Roman" w:hAnsi="Times New Roman" w:cs="Times New Roman" w:hint="eastAsia"/>
          <w:lang w:val="en-GB"/>
        </w:rPr>
        <w:t>APP</w:t>
      </w:r>
      <w:r>
        <w:rPr>
          <w:rFonts w:ascii="Times New Roman" w:hAnsi="Times New Roman" w:cs="Times New Roman" w:hint="eastAsia"/>
          <w:lang w:val="en-GB"/>
        </w:rPr>
        <w:t>与</w:t>
      </w:r>
      <w:r w:rsidR="00D947AB">
        <w:rPr>
          <w:rFonts w:ascii="Times New Roman" w:hAnsi="Times New Roman" w:cs="Times New Roman" w:hint="eastAsia"/>
          <w:lang w:val="en-GB"/>
        </w:rPr>
        <w:t>TSP</w:t>
      </w:r>
      <w:r w:rsidR="00D947AB">
        <w:rPr>
          <w:rFonts w:ascii="Times New Roman" w:hAnsi="Times New Roman" w:cs="Times New Roman" w:hint="eastAsia"/>
          <w:lang w:val="en-GB"/>
        </w:rPr>
        <w:t>完成状态同步后，向车主</w:t>
      </w:r>
      <w:r w:rsidR="00D947AB">
        <w:rPr>
          <w:rFonts w:ascii="Times New Roman" w:hAnsi="Times New Roman" w:cs="Times New Roman" w:hint="eastAsia"/>
          <w:lang w:val="en-GB"/>
        </w:rPr>
        <w:t>APP</w:t>
      </w:r>
      <w:ins w:id="179" w:author="凯宇" w:date="2020-05-18T18:03:00Z">
        <w:r w:rsidR="00BA026E">
          <w:rPr>
            <w:rFonts w:ascii="Times New Roman" w:hAnsi="Times New Roman" w:cs="Times New Roman" w:hint="eastAsia"/>
            <w:lang w:val="en-GB"/>
          </w:rPr>
          <w:t>和被</w:t>
        </w:r>
      </w:ins>
      <w:ins w:id="180" w:author="凯宇" w:date="2020-05-20T16:57:00Z">
        <w:r w:rsidR="0077176E">
          <w:rPr>
            <w:rFonts w:ascii="Times New Roman" w:hAnsi="Times New Roman" w:cs="Times New Roman" w:hint="eastAsia"/>
            <w:lang w:val="en-GB"/>
          </w:rPr>
          <w:t>注销</w:t>
        </w:r>
      </w:ins>
      <w:ins w:id="181" w:author="凯宇" w:date="2020-05-18T18:03:00Z">
        <w:r w:rsidR="00BA026E">
          <w:rPr>
            <w:rFonts w:ascii="Times New Roman" w:hAnsi="Times New Roman" w:cs="Times New Roman" w:hint="eastAsia"/>
            <w:lang w:val="en-GB"/>
          </w:rPr>
          <w:t>APP</w:t>
        </w:r>
      </w:ins>
      <w:r w:rsidR="00D947AB">
        <w:rPr>
          <w:rFonts w:ascii="Times New Roman" w:hAnsi="Times New Roman" w:cs="Times New Roman" w:hint="eastAsia"/>
          <w:lang w:val="en-GB"/>
        </w:rPr>
        <w:t>发送</w:t>
      </w:r>
      <w:del w:id="182" w:author="凯宇" w:date="2020-05-18T18:03:00Z">
        <w:r w:rsidR="00D947AB" w:rsidDel="00BA026E">
          <w:rPr>
            <w:rFonts w:ascii="Times New Roman" w:hAnsi="Times New Roman" w:cs="Times New Roman" w:hint="eastAsia"/>
            <w:lang w:val="en-GB"/>
          </w:rPr>
          <w:delText>信息告知被授权人</w:delText>
        </w:r>
      </w:del>
      <w:r w:rsidR="00D947AB">
        <w:rPr>
          <w:rFonts w:ascii="Times New Roman" w:hAnsi="Times New Roman" w:cs="Times New Roman" w:hint="eastAsia"/>
          <w:lang w:val="en-GB"/>
        </w:rPr>
        <w:t>蓝牙钥匙已注销</w:t>
      </w:r>
      <w:ins w:id="183" w:author="凯宇" w:date="2020-05-18T18:03:00Z">
        <w:r w:rsidR="00BA026E">
          <w:rPr>
            <w:rFonts w:ascii="Times New Roman" w:hAnsi="Times New Roman" w:cs="Times New Roman" w:hint="eastAsia"/>
            <w:lang w:val="en-GB"/>
          </w:rPr>
          <w:t>通知</w:t>
        </w:r>
      </w:ins>
      <w:r w:rsidR="00D947AB">
        <w:rPr>
          <w:rFonts w:ascii="Times New Roman" w:hAnsi="Times New Roman" w:cs="Times New Roman" w:hint="eastAsia"/>
          <w:lang w:val="en-GB"/>
        </w:rPr>
        <w:t>，并将状态同步至车主手机</w:t>
      </w:r>
      <w:r w:rsidR="00D947AB">
        <w:rPr>
          <w:rFonts w:ascii="Times New Roman" w:hAnsi="Times New Roman" w:cs="Times New Roman" w:hint="eastAsia"/>
          <w:lang w:val="en-GB"/>
        </w:rPr>
        <w:t>APP</w:t>
      </w:r>
    </w:p>
    <w:p w14:paraId="295C4596" w14:textId="31889B25" w:rsidR="0009639E" w:rsidRDefault="00D23608" w:rsidP="0093344F">
      <w:pPr>
        <w:pStyle w:val="af5"/>
        <w:numPr>
          <w:ilvl w:val="0"/>
          <w:numId w:val="12"/>
        </w:numPr>
        <w:ind w:firstLineChars="0"/>
        <w:rPr>
          <w:ins w:id="184" w:author="凯宇" w:date="2020-05-18T17:54:00Z"/>
          <w:rFonts w:ascii="Times New Roman" w:hAnsi="Times New Roman" w:cs="Times New Roman"/>
          <w:lang w:val="en-GB"/>
        </w:rPr>
      </w:pPr>
      <w:r>
        <w:rPr>
          <w:rFonts w:ascii="Times New Roman" w:hAnsi="Times New Roman" w:cs="Times New Roman" w:hint="eastAsia"/>
          <w:lang w:val="en-GB"/>
        </w:rPr>
        <w:t>车端蓝牙模块和手机</w:t>
      </w:r>
      <w:r>
        <w:rPr>
          <w:rFonts w:ascii="Times New Roman" w:hAnsi="Times New Roman" w:cs="Times New Roman" w:hint="eastAsia"/>
          <w:lang w:val="en-GB"/>
        </w:rPr>
        <w:t>APP</w:t>
      </w:r>
      <w:r>
        <w:rPr>
          <w:rFonts w:ascii="Times New Roman" w:hAnsi="Times New Roman" w:cs="Times New Roman" w:hint="eastAsia"/>
          <w:lang w:val="en-GB"/>
        </w:rPr>
        <w:t>只需一端完成注销，则蓝牙钥匙失效</w:t>
      </w:r>
    </w:p>
    <w:p w14:paraId="60B49628" w14:textId="08CE827D" w:rsidR="000434CA" w:rsidDel="00491773" w:rsidRDefault="005658A7" w:rsidP="0093344F">
      <w:pPr>
        <w:pStyle w:val="af5"/>
        <w:numPr>
          <w:ilvl w:val="0"/>
          <w:numId w:val="12"/>
        </w:numPr>
        <w:ind w:firstLineChars="0"/>
        <w:rPr>
          <w:del w:id="185" w:author="凯宇" w:date="2020-05-19T16:19:00Z"/>
          <w:rFonts w:ascii="Times New Roman" w:hAnsi="Times New Roman" w:cs="Times New Roman"/>
          <w:lang w:val="en-GB"/>
        </w:rPr>
      </w:pPr>
      <w:ins w:id="186" w:author="凯宇" w:date="2020-05-21T23:13:00Z">
        <w:r>
          <w:rPr>
            <w:rFonts w:ascii="Times New Roman" w:hAnsi="Times New Roman" w:cs="Times New Roman" w:hint="eastAsia"/>
            <w:lang w:val="en-GB"/>
          </w:rPr>
          <w:t>注销过程中，</w:t>
        </w:r>
      </w:ins>
    </w:p>
    <w:p w14:paraId="5D1152F0" w14:textId="29CBCD3A" w:rsidR="00C05C2B" w:rsidRDefault="00C05C2B" w:rsidP="0093344F">
      <w:pPr>
        <w:pStyle w:val="af5"/>
        <w:numPr>
          <w:ilvl w:val="0"/>
          <w:numId w:val="12"/>
        </w:numPr>
        <w:ind w:firstLineChars="0"/>
        <w:rPr>
          <w:rFonts w:ascii="Times New Roman" w:hAnsi="Times New Roman" w:cs="Times New Roman"/>
          <w:lang w:val="en-GB"/>
        </w:rPr>
      </w:pPr>
      <w:r>
        <w:rPr>
          <w:rFonts w:ascii="Times New Roman" w:hAnsi="Times New Roman" w:cs="Times New Roman" w:hint="eastAsia"/>
          <w:lang w:val="en-GB"/>
        </w:rPr>
        <w:t>当车辆或手机</w:t>
      </w:r>
      <w:r>
        <w:rPr>
          <w:rFonts w:ascii="Times New Roman" w:hAnsi="Times New Roman" w:cs="Times New Roman" w:hint="eastAsia"/>
          <w:lang w:val="en-GB"/>
        </w:rPr>
        <w:t>APP</w:t>
      </w:r>
      <w:r>
        <w:rPr>
          <w:rFonts w:ascii="Times New Roman" w:hAnsi="Times New Roman" w:cs="Times New Roman" w:hint="eastAsia"/>
          <w:lang w:val="en-GB"/>
        </w:rPr>
        <w:t>网络断开，</w:t>
      </w:r>
      <w:r w:rsidR="00F46950">
        <w:rPr>
          <w:rFonts w:ascii="Times New Roman" w:hAnsi="Times New Roman" w:cs="Times New Roman" w:hint="eastAsia"/>
          <w:lang w:val="en-GB"/>
        </w:rPr>
        <w:t>TSP</w:t>
      </w:r>
      <w:r w:rsidR="00F46950">
        <w:rPr>
          <w:rFonts w:ascii="Times New Roman" w:hAnsi="Times New Roman" w:cs="Times New Roman" w:hint="eastAsia"/>
          <w:lang w:val="en-GB"/>
        </w:rPr>
        <w:t>再次与车辆和</w:t>
      </w:r>
      <w:r w:rsidR="00F46950">
        <w:rPr>
          <w:rFonts w:ascii="Times New Roman" w:hAnsi="Times New Roman" w:cs="Times New Roman" w:hint="eastAsia"/>
          <w:lang w:val="en-GB"/>
        </w:rPr>
        <w:t>APP</w:t>
      </w:r>
      <w:r w:rsidR="00F46950">
        <w:rPr>
          <w:rFonts w:ascii="Times New Roman" w:hAnsi="Times New Roman" w:cs="Times New Roman" w:hint="eastAsia"/>
          <w:lang w:val="en-GB"/>
        </w:rPr>
        <w:t>建立连接时，能够</w:t>
      </w:r>
      <w:r>
        <w:rPr>
          <w:rFonts w:ascii="Times New Roman" w:hAnsi="Times New Roman" w:cs="Times New Roman" w:hint="eastAsia"/>
          <w:lang w:val="en-GB"/>
        </w:rPr>
        <w:t>继续执行注销流程</w:t>
      </w:r>
      <w:ins w:id="187" w:author="凯宇" w:date="2020-05-21T23:04:00Z">
        <w:r w:rsidR="006852C5">
          <w:rPr>
            <w:rFonts w:ascii="Times New Roman" w:hAnsi="Times New Roman" w:cs="Times New Roman" w:hint="eastAsia"/>
            <w:lang w:val="en-GB"/>
          </w:rPr>
          <w:t>，无需车主再次发起授权流程</w:t>
        </w:r>
      </w:ins>
    </w:p>
    <w:p w14:paraId="4195DF97" w14:textId="09B4640C" w:rsidR="00E94144" w:rsidRDefault="005658A7" w:rsidP="0093344F">
      <w:pPr>
        <w:pStyle w:val="af5"/>
        <w:numPr>
          <w:ilvl w:val="0"/>
          <w:numId w:val="12"/>
        </w:numPr>
        <w:ind w:firstLineChars="0"/>
        <w:rPr>
          <w:ins w:id="188" w:author="凯宇" w:date="2020-05-21T23:18:00Z"/>
          <w:rFonts w:ascii="Times New Roman" w:hAnsi="Times New Roman" w:cs="Times New Roman"/>
          <w:lang w:val="en-GB"/>
        </w:rPr>
      </w:pPr>
      <w:ins w:id="189" w:author="凯宇" w:date="2020-05-21T23:14:00Z">
        <w:r>
          <w:rPr>
            <w:rFonts w:ascii="Times New Roman" w:hAnsi="Times New Roman" w:cs="Times New Roman" w:hint="eastAsia"/>
            <w:lang w:val="en-GB"/>
          </w:rPr>
          <w:t>在注销</w:t>
        </w:r>
      </w:ins>
      <w:ins w:id="190" w:author="凯宇" w:date="2020-05-21T23:15:00Z">
        <w:r>
          <w:rPr>
            <w:rFonts w:ascii="Times New Roman" w:hAnsi="Times New Roman" w:cs="Times New Roman" w:hint="eastAsia"/>
            <w:lang w:val="en-GB"/>
          </w:rPr>
          <w:t>车主当前登录设备之外的蓝牙钥匙时，如果</w:t>
        </w:r>
      </w:ins>
      <w:del w:id="191" w:author="凯宇" w:date="2020-05-21T23:15:00Z">
        <w:r w:rsidR="00E94144" w:rsidDel="005658A7">
          <w:rPr>
            <w:rFonts w:ascii="Times New Roman" w:hAnsi="Times New Roman" w:cs="Times New Roman" w:hint="eastAsia"/>
            <w:lang w:val="en-GB"/>
          </w:rPr>
          <w:delText>当</w:delText>
        </w:r>
      </w:del>
      <w:r w:rsidR="00E94144">
        <w:rPr>
          <w:rFonts w:ascii="Times New Roman" w:hAnsi="Times New Roman" w:cs="Times New Roman" w:hint="eastAsia"/>
          <w:lang w:val="en-GB"/>
        </w:rPr>
        <w:t>车辆与被授权人手机</w:t>
      </w:r>
      <w:r w:rsidR="00E94144">
        <w:rPr>
          <w:rFonts w:ascii="Times New Roman" w:hAnsi="Times New Roman" w:cs="Times New Roman" w:hint="eastAsia"/>
          <w:lang w:val="en-GB"/>
        </w:rPr>
        <w:t>APP</w:t>
      </w:r>
      <w:r w:rsidR="00E94144">
        <w:rPr>
          <w:rFonts w:ascii="Times New Roman" w:hAnsi="Times New Roman" w:cs="Times New Roman" w:hint="eastAsia"/>
          <w:lang w:val="en-GB"/>
        </w:rPr>
        <w:t>均离线</w:t>
      </w:r>
      <w:del w:id="192" w:author="凯宇" w:date="2020-05-21T23:15:00Z">
        <w:r w:rsidR="00E94144" w:rsidDel="005658A7">
          <w:rPr>
            <w:rFonts w:ascii="Times New Roman" w:hAnsi="Times New Roman" w:cs="Times New Roman" w:hint="eastAsia"/>
            <w:lang w:val="en-GB"/>
          </w:rPr>
          <w:delText>时</w:delText>
        </w:r>
      </w:del>
      <w:r w:rsidR="00E94144">
        <w:rPr>
          <w:rFonts w:ascii="Times New Roman" w:hAnsi="Times New Roman" w:cs="Times New Roman" w:hint="eastAsia"/>
          <w:lang w:val="en-GB"/>
        </w:rPr>
        <w:t>，</w:t>
      </w:r>
      <w:r w:rsidR="00003256">
        <w:rPr>
          <w:rFonts w:ascii="Times New Roman" w:hAnsi="Times New Roman" w:cs="Times New Roman" w:hint="eastAsia"/>
          <w:lang w:val="en-GB"/>
        </w:rPr>
        <w:t>TSP</w:t>
      </w:r>
      <w:r w:rsidR="00003256">
        <w:rPr>
          <w:rFonts w:ascii="Times New Roman" w:hAnsi="Times New Roman" w:cs="Times New Roman" w:hint="eastAsia"/>
          <w:lang w:val="en-GB"/>
        </w:rPr>
        <w:t>需提醒车主车辆和被授权人均离线，</w:t>
      </w:r>
      <w:r w:rsidR="00D56360">
        <w:rPr>
          <w:rFonts w:ascii="Times New Roman" w:hAnsi="Times New Roman" w:cs="Times New Roman" w:hint="eastAsia"/>
          <w:lang w:val="en-GB"/>
        </w:rPr>
        <w:t>将在车辆或被授权人手机</w:t>
      </w:r>
      <w:r w:rsidR="00D56360">
        <w:rPr>
          <w:rFonts w:ascii="Times New Roman" w:hAnsi="Times New Roman" w:cs="Times New Roman" w:hint="eastAsia"/>
          <w:lang w:val="en-GB"/>
        </w:rPr>
        <w:t>APP</w:t>
      </w:r>
      <w:r w:rsidR="00D56360">
        <w:rPr>
          <w:rFonts w:ascii="Times New Roman" w:hAnsi="Times New Roman" w:cs="Times New Roman" w:hint="eastAsia"/>
          <w:lang w:val="en-GB"/>
        </w:rPr>
        <w:t>接入网络后进行注销</w:t>
      </w:r>
      <w:r w:rsidR="00003256">
        <w:rPr>
          <w:rFonts w:ascii="Times New Roman" w:hAnsi="Times New Roman" w:cs="Times New Roman" w:hint="eastAsia"/>
          <w:lang w:val="en-GB"/>
        </w:rPr>
        <w:t>。</w:t>
      </w:r>
      <w:r w:rsidR="00E94144">
        <w:rPr>
          <w:rFonts w:ascii="Times New Roman" w:hAnsi="Times New Roman" w:cs="Times New Roman" w:hint="eastAsia"/>
          <w:lang w:val="en-GB"/>
        </w:rPr>
        <w:t>车主</w:t>
      </w:r>
      <w:r w:rsidR="00D56360">
        <w:rPr>
          <w:rFonts w:ascii="Times New Roman" w:hAnsi="Times New Roman" w:cs="Times New Roman" w:hint="eastAsia"/>
          <w:lang w:val="en-GB"/>
        </w:rPr>
        <w:t>也</w:t>
      </w:r>
      <w:r w:rsidR="00E94144">
        <w:rPr>
          <w:rFonts w:ascii="Times New Roman" w:hAnsi="Times New Roman" w:cs="Times New Roman" w:hint="eastAsia"/>
          <w:lang w:val="en-GB"/>
        </w:rPr>
        <w:t>可通过蓝牙</w:t>
      </w:r>
      <w:r w:rsidR="00003256">
        <w:rPr>
          <w:rFonts w:ascii="Times New Roman" w:hAnsi="Times New Roman" w:cs="Times New Roman" w:hint="eastAsia"/>
          <w:lang w:val="en-GB"/>
        </w:rPr>
        <w:t>向车端蓝牙模块发送注销指令，收回</w:t>
      </w:r>
      <w:commentRangeStart w:id="193"/>
      <w:commentRangeStart w:id="194"/>
      <w:r w:rsidR="00003256">
        <w:rPr>
          <w:rFonts w:ascii="Times New Roman" w:hAnsi="Times New Roman" w:cs="Times New Roman" w:hint="eastAsia"/>
          <w:lang w:val="en-GB"/>
        </w:rPr>
        <w:t>授权</w:t>
      </w:r>
      <w:commentRangeEnd w:id="193"/>
      <w:r w:rsidR="003B7D69">
        <w:rPr>
          <w:rStyle w:val="af7"/>
        </w:rPr>
        <w:commentReference w:id="193"/>
      </w:r>
      <w:commentRangeEnd w:id="194"/>
      <w:r w:rsidR="008512DF">
        <w:rPr>
          <w:rStyle w:val="af7"/>
        </w:rPr>
        <w:commentReference w:id="194"/>
      </w:r>
    </w:p>
    <w:p w14:paraId="686EDEFF" w14:textId="33911359" w:rsidR="00BE4C9E" w:rsidRDefault="00BE4C9E" w:rsidP="0093344F">
      <w:pPr>
        <w:pStyle w:val="af5"/>
        <w:numPr>
          <w:ilvl w:val="0"/>
          <w:numId w:val="12"/>
        </w:numPr>
        <w:ind w:firstLineChars="0"/>
        <w:rPr>
          <w:rFonts w:ascii="Times New Roman" w:hAnsi="Times New Roman" w:cs="Times New Roman"/>
          <w:lang w:val="en-GB"/>
        </w:rPr>
      </w:pPr>
      <w:ins w:id="195" w:author="凯宇" w:date="2020-05-21T23:18:00Z">
        <w:r>
          <w:rPr>
            <w:rFonts w:ascii="Times New Roman" w:hAnsi="Times New Roman" w:cs="Times New Roman" w:hint="eastAsia"/>
            <w:lang w:val="en-GB"/>
          </w:rPr>
          <w:t>在注销车主当前登录设备之外的蓝牙钥匙时，</w:t>
        </w:r>
      </w:ins>
      <w:ins w:id="196" w:author="凯宇" w:date="2020-05-21T23:19:00Z">
        <w:r>
          <w:rPr>
            <w:rFonts w:ascii="Times New Roman" w:hAnsi="Times New Roman" w:cs="Times New Roman" w:hint="eastAsia"/>
            <w:lang w:val="en-GB"/>
          </w:rPr>
          <w:t>如蓝牙钥匙正在使用，</w:t>
        </w:r>
        <w:r>
          <w:rPr>
            <w:rFonts w:ascii="Times New Roman" w:hAnsi="Times New Roman" w:cs="Times New Roman" w:hint="eastAsia"/>
            <w:lang w:val="en-GB"/>
          </w:rPr>
          <w:t>TSP</w:t>
        </w:r>
        <w:r>
          <w:rPr>
            <w:rFonts w:ascii="Times New Roman" w:hAnsi="Times New Roman" w:cs="Times New Roman" w:hint="eastAsia"/>
            <w:lang w:val="en-GB"/>
          </w:rPr>
          <w:t>在</w:t>
        </w:r>
      </w:ins>
      <w:ins w:id="197" w:author="凯宇" w:date="2020-05-21T23:20:00Z">
        <w:r>
          <w:rPr>
            <w:rFonts w:ascii="Times New Roman" w:hAnsi="Times New Roman" w:cs="Times New Roman" w:hint="eastAsia"/>
            <w:lang w:val="en-GB"/>
          </w:rPr>
          <w:t>收到车端蓝牙模块或手机</w:t>
        </w:r>
        <w:r>
          <w:rPr>
            <w:rFonts w:ascii="Times New Roman" w:hAnsi="Times New Roman" w:cs="Times New Roman" w:hint="eastAsia"/>
            <w:lang w:val="en-GB"/>
          </w:rPr>
          <w:t>APP</w:t>
        </w:r>
        <w:r>
          <w:rPr>
            <w:rFonts w:ascii="Times New Roman" w:hAnsi="Times New Roman" w:cs="Times New Roman" w:hint="eastAsia"/>
            <w:lang w:val="en-GB"/>
          </w:rPr>
          <w:t>的正在使用反馈时，</w:t>
        </w:r>
      </w:ins>
      <w:ins w:id="198" w:author="凯宇" w:date="2020-05-21T23:21:00Z">
        <w:r>
          <w:rPr>
            <w:rFonts w:ascii="Times New Roman" w:hAnsi="Times New Roman" w:cs="Times New Roman" w:hint="eastAsia"/>
            <w:lang w:val="en-GB"/>
          </w:rPr>
          <w:t>需通知当前蓝牙钥匙正在使用中，将在使用完毕</w:t>
        </w:r>
      </w:ins>
      <w:ins w:id="199" w:author="凯宇" w:date="2020-05-21T23:22:00Z">
        <w:r>
          <w:rPr>
            <w:rFonts w:ascii="Times New Roman" w:hAnsi="Times New Roman" w:cs="Times New Roman" w:hint="eastAsia"/>
            <w:lang w:val="en-GB"/>
          </w:rPr>
          <w:t>后进行注销</w:t>
        </w:r>
      </w:ins>
    </w:p>
    <w:p w14:paraId="163138A1" w14:textId="77777777" w:rsidR="006B2B7D" w:rsidRPr="00B43077" w:rsidRDefault="006B2B7D" w:rsidP="006B2B7D">
      <w:pPr>
        <w:pStyle w:val="4"/>
        <w:rPr>
          <w:rFonts w:ascii="Times New Roman" w:eastAsia="宋体" w:hAnsi="Times New Roman"/>
          <w:lang w:eastAsia="zh-CN"/>
        </w:rPr>
      </w:pPr>
      <w:bookmarkStart w:id="200" w:name="_Toc39649720"/>
      <w:r w:rsidRPr="00B43077">
        <w:rPr>
          <w:rFonts w:ascii="Times New Roman" w:eastAsia="宋体" w:hAnsi="Times New Roman"/>
          <w:lang w:eastAsia="zh-CN"/>
        </w:rPr>
        <w:t>到期自动</w:t>
      </w:r>
      <w:commentRangeStart w:id="201"/>
      <w:commentRangeStart w:id="202"/>
      <w:r w:rsidRPr="00B43077">
        <w:rPr>
          <w:rFonts w:ascii="Times New Roman" w:eastAsia="宋体" w:hAnsi="Times New Roman"/>
          <w:lang w:eastAsia="zh-CN"/>
        </w:rPr>
        <w:t>注销</w:t>
      </w:r>
      <w:bookmarkEnd w:id="200"/>
      <w:commentRangeEnd w:id="201"/>
      <w:r w:rsidR="0022410E">
        <w:rPr>
          <w:rStyle w:val="af7"/>
          <w:rFonts w:asciiTheme="minorHAnsi" w:eastAsia="宋体" w:hAnsiTheme="minorHAnsi" w:cstheme="minorBidi"/>
          <w:b w:val="0"/>
          <w:bCs w:val="0"/>
          <w:lang w:val="en-US" w:eastAsia="zh-CN"/>
        </w:rPr>
        <w:commentReference w:id="201"/>
      </w:r>
      <w:commentRangeEnd w:id="202"/>
      <w:r w:rsidR="008512DF">
        <w:rPr>
          <w:rStyle w:val="af7"/>
          <w:rFonts w:asciiTheme="minorHAnsi" w:eastAsia="宋体" w:hAnsiTheme="minorHAnsi" w:cstheme="minorBidi"/>
          <w:b w:val="0"/>
          <w:bCs w:val="0"/>
          <w:lang w:val="en-US" w:eastAsia="zh-CN"/>
        </w:rPr>
        <w:commentReference w:id="202"/>
      </w:r>
    </w:p>
    <w:p w14:paraId="79562A63" w14:textId="77777777" w:rsidR="006B2B7D" w:rsidRPr="00B43077" w:rsidRDefault="006B2B7D" w:rsidP="006B2B7D">
      <w:pPr>
        <w:rPr>
          <w:rFonts w:ascii="Times New Roman" w:hAnsi="Times New Roman" w:cs="Times New Roman"/>
          <w:lang w:val="en-GB"/>
        </w:rPr>
      </w:pPr>
      <w:r w:rsidRPr="00B43077">
        <w:rPr>
          <w:rFonts w:ascii="Times New Roman" w:hAnsi="Times New Roman" w:cs="Times New Roman"/>
          <w:lang w:val="en-GB"/>
        </w:rPr>
        <w:t>需求编号</w:t>
      </w:r>
    </w:p>
    <w:p w14:paraId="79A5171D"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4D74BD2E" w14:textId="55C9D65F" w:rsidR="006B2B7D" w:rsidRPr="00B43077" w:rsidRDefault="009A143A" w:rsidP="006B2B7D">
      <w:pPr>
        <w:ind w:firstLineChars="200" w:firstLine="480"/>
        <w:rPr>
          <w:rFonts w:ascii="Times New Roman" w:hAnsi="Times New Roman" w:cs="Times New Roman"/>
          <w:lang w:val="en-GB"/>
        </w:rPr>
      </w:pPr>
      <w:r>
        <w:rPr>
          <w:rFonts w:ascii="Times New Roman" w:hAnsi="Times New Roman" w:cs="Times New Roman" w:hint="eastAsia"/>
          <w:lang w:val="en-GB"/>
        </w:rPr>
        <w:t>授权的蓝牙钥匙到有效期自动注销</w:t>
      </w:r>
    </w:p>
    <w:p w14:paraId="147D49BC"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258267B2" w14:textId="219D35CD" w:rsidR="006B2B7D" w:rsidRPr="00B43077" w:rsidRDefault="009A143A" w:rsidP="006B2B7D">
      <w:pPr>
        <w:ind w:firstLineChars="200" w:firstLine="480"/>
        <w:rPr>
          <w:rFonts w:ascii="Times New Roman" w:hAnsi="Times New Roman" w:cs="Times New Roman"/>
          <w:lang w:val="en-GB"/>
        </w:rPr>
      </w:pPr>
      <w:r>
        <w:rPr>
          <w:rFonts w:ascii="Times New Roman" w:hAnsi="Times New Roman" w:cs="Times New Roman" w:hint="eastAsia"/>
          <w:lang w:val="en-GB"/>
        </w:rPr>
        <w:t>车端蓝牙模块和手机</w:t>
      </w:r>
      <w:r>
        <w:rPr>
          <w:rFonts w:ascii="Times New Roman" w:hAnsi="Times New Roman" w:cs="Times New Roman" w:hint="eastAsia"/>
          <w:lang w:val="en-GB"/>
        </w:rPr>
        <w:t>APP</w:t>
      </w:r>
      <w:r>
        <w:rPr>
          <w:rFonts w:ascii="Times New Roman" w:hAnsi="Times New Roman" w:cs="Times New Roman" w:hint="eastAsia"/>
          <w:lang w:val="en-GB"/>
        </w:rPr>
        <w:t>对到期蓝牙钥匙自动注销</w:t>
      </w:r>
      <w:r w:rsidR="007422A0">
        <w:rPr>
          <w:rFonts w:ascii="Times New Roman" w:hAnsi="Times New Roman" w:cs="Times New Roman" w:hint="eastAsia"/>
          <w:lang w:val="en-GB"/>
        </w:rPr>
        <w:t>并向</w:t>
      </w:r>
      <w:r w:rsidR="007422A0">
        <w:rPr>
          <w:rFonts w:ascii="Times New Roman" w:hAnsi="Times New Roman" w:cs="Times New Roman" w:hint="eastAsia"/>
          <w:lang w:val="en-GB"/>
        </w:rPr>
        <w:t>TSP</w:t>
      </w:r>
      <w:r w:rsidR="007422A0">
        <w:rPr>
          <w:rFonts w:ascii="Times New Roman" w:hAnsi="Times New Roman" w:cs="Times New Roman" w:hint="eastAsia"/>
          <w:lang w:val="en-GB"/>
        </w:rPr>
        <w:t>上报注销结果，</w:t>
      </w:r>
      <w:r w:rsidR="007422A0">
        <w:rPr>
          <w:rFonts w:ascii="Times New Roman" w:hAnsi="Times New Roman" w:cs="Times New Roman" w:hint="eastAsia"/>
          <w:lang w:val="en-GB"/>
        </w:rPr>
        <w:t>TSP</w:t>
      </w:r>
      <w:r w:rsidR="007422A0">
        <w:rPr>
          <w:rFonts w:ascii="Times New Roman" w:hAnsi="Times New Roman" w:cs="Times New Roman" w:hint="eastAsia"/>
          <w:lang w:val="en-GB"/>
        </w:rPr>
        <w:t>同步蓝牙钥匙状态，并向车主</w:t>
      </w:r>
      <w:r w:rsidR="007422A0">
        <w:rPr>
          <w:rFonts w:ascii="Times New Roman" w:hAnsi="Times New Roman" w:cs="Times New Roman" w:hint="eastAsia"/>
          <w:lang w:val="en-GB"/>
        </w:rPr>
        <w:t>APP</w:t>
      </w:r>
      <w:r w:rsidR="007422A0">
        <w:rPr>
          <w:rFonts w:ascii="Times New Roman" w:hAnsi="Times New Roman" w:cs="Times New Roman" w:hint="eastAsia"/>
          <w:lang w:val="en-GB"/>
        </w:rPr>
        <w:t>下发</w:t>
      </w:r>
      <w:r w:rsidR="00003256">
        <w:rPr>
          <w:rFonts w:ascii="Times New Roman" w:hAnsi="Times New Roman" w:cs="Times New Roman" w:hint="eastAsia"/>
          <w:lang w:val="en-GB"/>
        </w:rPr>
        <w:t>到期</w:t>
      </w:r>
      <w:r w:rsidR="007422A0">
        <w:rPr>
          <w:rFonts w:ascii="Times New Roman" w:hAnsi="Times New Roman" w:cs="Times New Roman" w:hint="eastAsia"/>
          <w:lang w:val="en-GB"/>
        </w:rPr>
        <w:t>注销完成通知</w:t>
      </w:r>
    </w:p>
    <w:p w14:paraId="16D0EC90" w14:textId="4B0AED78" w:rsidR="006B2B7D" w:rsidRPr="00B43077" w:rsidRDefault="009E5A97" w:rsidP="006B2B7D">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680FFC12" w14:textId="2E1266CF" w:rsidR="006B2B7D" w:rsidRPr="00B43077" w:rsidRDefault="00C408C5" w:rsidP="006B2B7D">
      <w:pPr>
        <w:jc w:val="center"/>
        <w:rPr>
          <w:rFonts w:ascii="Times New Roman" w:hAnsi="Times New Roman" w:cs="Times New Roman"/>
          <w:lang w:val="en-GB"/>
        </w:rPr>
      </w:pPr>
      <w:r>
        <w:object w:dxaOrig="14505" w:dyaOrig="5611" w14:anchorId="6EA9629E">
          <v:shape id="_x0000_i1031" type="#_x0000_t75" style="width:468pt;height:180.75pt" o:ole="">
            <v:imagedata r:id="rId29" o:title=""/>
          </v:shape>
          <o:OLEObject Type="Embed" ProgID="Visio.Drawing.15" ShapeID="_x0000_i1031" DrawAspect="Content" ObjectID="_1652536876" r:id="rId30"/>
        </w:object>
      </w:r>
    </w:p>
    <w:p w14:paraId="48461B60" w14:textId="77777777" w:rsidR="006B2B7D" w:rsidRPr="00B43077" w:rsidRDefault="006B2B7D" w:rsidP="006B2B7D">
      <w:pPr>
        <w:rPr>
          <w:rFonts w:ascii="Times New Roman" w:hAnsi="Times New Roman" w:cs="Times New Roman"/>
          <w:lang w:val="en-GB"/>
        </w:rPr>
      </w:pPr>
    </w:p>
    <w:p w14:paraId="44950DBD" w14:textId="4B3EB418" w:rsidR="006B2B7D"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3F8FCF37" w14:textId="0B9D2B9D" w:rsidR="007422A0" w:rsidRPr="000D5C6C" w:rsidRDefault="007422A0" w:rsidP="0093344F">
      <w:pPr>
        <w:pStyle w:val="af5"/>
        <w:numPr>
          <w:ilvl w:val="0"/>
          <w:numId w:val="13"/>
        </w:numPr>
        <w:ind w:firstLineChars="0"/>
        <w:rPr>
          <w:rFonts w:ascii="Times New Roman" w:hAnsi="Times New Roman" w:cs="Times New Roman"/>
          <w:lang w:val="en-GB"/>
        </w:rPr>
      </w:pPr>
      <w:r w:rsidRPr="000D5C6C">
        <w:rPr>
          <w:rFonts w:ascii="Times New Roman" w:hAnsi="Times New Roman" w:cs="Times New Roman"/>
          <w:lang w:val="en-GB"/>
        </w:rPr>
        <w:t>TSP</w:t>
      </w:r>
      <w:r w:rsidRPr="000D5C6C">
        <w:rPr>
          <w:rFonts w:ascii="Times New Roman" w:hAnsi="Times New Roman" w:cs="Times New Roman" w:hint="eastAsia"/>
          <w:lang w:val="en-GB"/>
        </w:rPr>
        <w:t>接收到蓝牙模块和手机</w:t>
      </w:r>
      <w:r w:rsidRPr="000D5C6C">
        <w:rPr>
          <w:rFonts w:ascii="Times New Roman" w:hAnsi="Times New Roman" w:cs="Times New Roman" w:hint="eastAsia"/>
          <w:lang w:val="en-GB"/>
        </w:rPr>
        <w:t>APP</w:t>
      </w:r>
      <w:r w:rsidRPr="000D5C6C">
        <w:rPr>
          <w:rFonts w:ascii="Times New Roman" w:hAnsi="Times New Roman" w:cs="Times New Roman" w:hint="eastAsia"/>
          <w:lang w:val="en-GB"/>
        </w:rPr>
        <w:t>的注销完成信息</w:t>
      </w:r>
      <w:r w:rsidR="000D5C6C" w:rsidRPr="000D5C6C">
        <w:rPr>
          <w:rFonts w:ascii="Times New Roman" w:hAnsi="Times New Roman" w:cs="Times New Roman" w:hint="eastAsia"/>
          <w:lang w:val="en-GB"/>
        </w:rPr>
        <w:t>，对蓝牙钥匙状态进行同步</w:t>
      </w:r>
    </w:p>
    <w:p w14:paraId="013DA14B" w14:textId="75CC7311" w:rsidR="00D56360" w:rsidRPr="00D56360" w:rsidRDefault="00D56360" w:rsidP="00D56360">
      <w:pPr>
        <w:pStyle w:val="af5"/>
        <w:numPr>
          <w:ilvl w:val="0"/>
          <w:numId w:val="13"/>
        </w:numPr>
        <w:ind w:firstLineChars="0"/>
        <w:rPr>
          <w:rFonts w:ascii="Times New Roman" w:hAnsi="Times New Roman" w:cs="Times New Roman"/>
          <w:lang w:val="en-GB"/>
        </w:rPr>
      </w:pPr>
      <w:r w:rsidRPr="00D56360">
        <w:rPr>
          <w:rFonts w:ascii="Times New Roman" w:hAnsi="Times New Roman" w:cs="Times New Roman" w:hint="eastAsia"/>
          <w:lang w:val="en-GB"/>
        </w:rPr>
        <w:t>车端蓝牙模块</w:t>
      </w:r>
      <w:r w:rsidR="007725A4">
        <w:rPr>
          <w:rFonts w:ascii="Times New Roman" w:hAnsi="Times New Roman" w:cs="Times New Roman" w:hint="eastAsia"/>
          <w:lang w:val="en-GB"/>
        </w:rPr>
        <w:t>或被授权人手机</w:t>
      </w:r>
      <w:r w:rsidR="007725A4">
        <w:rPr>
          <w:rFonts w:ascii="Times New Roman" w:hAnsi="Times New Roman" w:cs="Times New Roman" w:hint="eastAsia"/>
          <w:lang w:val="en-GB"/>
        </w:rPr>
        <w:t>APP</w:t>
      </w:r>
      <w:r w:rsidR="007725A4">
        <w:rPr>
          <w:rFonts w:ascii="Times New Roman" w:hAnsi="Times New Roman" w:cs="Times New Roman" w:hint="eastAsia"/>
          <w:lang w:val="en-GB"/>
        </w:rPr>
        <w:t>与</w:t>
      </w:r>
      <w:r w:rsidR="000D5C6C" w:rsidRPr="00D56360">
        <w:rPr>
          <w:rFonts w:ascii="Times New Roman" w:hAnsi="Times New Roman" w:cs="Times New Roman" w:hint="eastAsia"/>
          <w:lang w:val="en-GB"/>
        </w:rPr>
        <w:t>TSP</w:t>
      </w:r>
      <w:r w:rsidR="000D5C6C" w:rsidRPr="00D56360">
        <w:rPr>
          <w:rFonts w:ascii="Times New Roman" w:hAnsi="Times New Roman" w:cs="Times New Roman" w:hint="eastAsia"/>
          <w:lang w:val="en-GB"/>
        </w:rPr>
        <w:t>完成状态同步后，向车主</w:t>
      </w:r>
      <w:r w:rsidR="000D5C6C" w:rsidRPr="00D56360">
        <w:rPr>
          <w:rFonts w:ascii="Times New Roman" w:hAnsi="Times New Roman" w:cs="Times New Roman" w:hint="eastAsia"/>
          <w:lang w:val="en-GB"/>
        </w:rPr>
        <w:t>APP</w:t>
      </w:r>
      <w:r w:rsidR="000D5C6C" w:rsidRPr="00D56360">
        <w:rPr>
          <w:rFonts w:ascii="Times New Roman" w:hAnsi="Times New Roman" w:cs="Times New Roman" w:hint="eastAsia"/>
          <w:lang w:val="en-GB"/>
        </w:rPr>
        <w:t>发送信息</w:t>
      </w:r>
      <w:r w:rsidR="00A410CC" w:rsidRPr="00D56360">
        <w:rPr>
          <w:rFonts w:ascii="Times New Roman" w:hAnsi="Times New Roman" w:cs="Times New Roman" w:hint="eastAsia"/>
          <w:lang w:val="en-GB"/>
        </w:rPr>
        <w:t>告知被授权人蓝牙钥匙已注销</w:t>
      </w:r>
      <w:r w:rsidR="000D5C6C" w:rsidRPr="00D56360">
        <w:rPr>
          <w:rFonts w:ascii="Times New Roman" w:hAnsi="Times New Roman" w:cs="Times New Roman" w:hint="eastAsia"/>
          <w:lang w:val="en-GB"/>
        </w:rPr>
        <w:t>，并</w:t>
      </w:r>
      <w:r w:rsidR="0048158D" w:rsidRPr="00D56360">
        <w:rPr>
          <w:rFonts w:ascii="Times New Roman" w:hAnsi="Times New Roman" w:cs="Times New Roman" w:hint="eastAsia"/>
          <w:lang w:val="en-GB"/>
        </w:rPr>
        <w:t>对车主</w:t>
      </w:r>
      <w:r w:rsidR="000D5C6C" w:rsidRPr="00D56360">
        <w:rPr>
          <w:rFonts w:ascii="Times New Roman" w:hAnsi="Times New Roman" w:cs="Times New Roman" w:hint="eastAsia"/>
          <w:lang w:val="en-GB"/>
        </w:rPr>
        <w:t>手机端蓝牙钥匙状态</w:t>
      </w:r>
      <w:r w:rsidR="0048158D" w:rsidRPr="00D56360">
        <w:rPr>
          <w:rFonts w:ascii="Times New Roman" w:hAnsi="Times New Roman" w:cs="Times New Roman" w:hint="eastAsia"/>
          <w:lang w:val="en-GB"/>
        </w:rPr>
        <w:t>进行</w:t>
      </w:r>
      <w:r>
        <w:rPr>
          <w:rFonts w:ascii="Times New Roman" w:hAnsi="Times New Roman" w:cs="Times New Roman" w:hint="eastAsia"/>
          <w:lang w:val="en-GB"/>
        </w:rPr>
        <w:t>更新</w:t>
      </w:r>
    </w:p>
    <w:p w14:paraId="331EE3A6" w14:textId="77777777" w:rsidR="006B2B7D" w:rsidRPr="00B43077" w:rsidRDefault="006B2B7D" w:rsidP="006B2B7D">
      <w:pPr>
        <w:pStyle w:val="4"/>
        <w:rPr>
          <w:rFonts w:ascii="Times New Roman" w:eastAsia="宋体" w:hAnsi="Times New Roman"/>
          <w:lang w:eastAsia="zh-CN"/>
        </w:rPr>
      </w:pPr>
      <w:bookmarkStart w:id="203" w:name="_Toc39649721"/>
      <w:r w:rsidRPr="00B43077">
        <w:rPr>
          <w:rFonts w:ascii="Times New Roman" w:eastAsia="宋体" w:hAnsi="Times New Roman"/>
          <w:lang w:eastAsia="zh-CN"/>
        </w:rPr>
        <w:t>被授权人</w:t>
      </w:r>
      <w:del w:id="204" w:author="凯宇" w:date="2020-05-20T16:45:00Z">
        <w:r w:rsidRPr="00B43077" w:rsidDel="00A76054">
          <w:rPr>
            <w:rFonts w:ascii="Times New Roman" w:eastAsia="宋体" w:hAnsi="Times New Roman"/>
            <w:lang w:eastAsia="zh-CN"/>
          </w:rPr>
          <w:delText>归还</w:delText>
        </w:r>
      </w:del>
      <w:r w:rsidRPr="00B43077">
        <w:rPr>
          <w:rFonts w:ascii="Times New Roman" w:eastAsia="宋体" w:hAnsi="Times New Roman"/>
          <w:lang w:eastAsia="zh-CN"/>
        </w:rPr>
        <w:t>注销</w:t>
      </w:r>
      <w:bookmarkEnd w:id="203"/>
    </w:p>
    <w:p w14:paraId="43103710" w14:textId="77777777" w:rsidR="006B2B7D" w:rsidRPr="00B43077" w:rsidRDefault="006B2B7D" w:rsidP="006B2B7D">
      <w:pPr>
        <w:rPr>
          <w:rFonts w:ascii="Times New Roman" w:hAnsi="Times New Roman" w:cs="Times New Roman"/>
          <w:lang w:val="en-GB"/>
        </w:rPr>
      </w:pPr>
      <w:r w:rsidRPr="00B43077">
        <w:rPr>
          <w:rFonts w:ascii="Times New Roman" w:hAnsi="Times New Roman" w:cs="Times New Roman"/>
          <w:lang w:val="en-GB"/>
        </w:rPr>
        <w:t>需求编号</w:t>
      </w:r>
    </w:p>
    <w:p w14:paraId="601D3FE5"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5D292149" w14:textId="4EB7C25B" w:rsidR="006B2B7D" w:rsidRPr="00B43077" w:rsidRDefault="00B84426" w:rsidP="006B2B7D">
      <w:pPr>
        <w:ind w:firstLineChars="200" w:firstLine="480"/>
        <w:rPr>
          <w:rFonts w:ascii="Times New Roman" w:hAnsi="Times New Roman" w:cs="Times New Roman"/>
          <w:lang w:val="en-GB"/>
        </w:rPr>
      </w:pPr>
      <w:r>
        <w:rPr>
          <w:rFonts w:ascii="Times New Roman" w:hAnsi="Times New Roman" w:cs="Times New Roman" w:hint="eastAsia"/>
          <w:lang w:val="en-GB"/>
        </w:rPr>
        <w:t>被授权人车辆</w:t>
      </w:r>
      <w:r w:rsidR="00C05C2B">
        <w:rPr>
          <w:rFonts w:ascii="Times New Roman" w:hAnsi="Times New Roman" w:cs="Times New Roman" w:hint="eastAsia"/>
          <w:lang w:val="en-GB"/>
        </w:rPr>
        <w:t>使用完毕，</w:t>
      </w:r>
      <w:r>
        <w:rPr>
          <w:rFonts w:ascii="Times New Roman" w:hAnsi="Times New Roman" w:cs="Times New Roman" w:hint="eastAsia"/>
          <w:lang w:val="en-GB"/>
        </w:rPr>
        <w:t>主动</w:t>
      </w:r>
      <w:r w:rsidR="00C05C2B">
        <w:rPr>
          <w:rFonts w:ascii="Times New Roman" w:hAnsi="Times New Roman" w:cs="Times New Roman" w:hint="eastAsia"/>
          <w:lang w:val="en-GB"/>
        </w:rPr>
        <w:t>归还</w:t>
      </w:r>
      <w:r>
        <w:rPr>
          <w:rFonts w:ascii="Times New Roman" w:hAnsi="Times New Roman" w:cs="Times New Roman" w:hint="eastAsia"/>
          <w:lang w:val="en-GB"/>
        </w:rPr>
        <w:t>蓝牙钥匙</w:t>
      </w:r>
    </w:p>
    <w:p w14:paraId="7B2545DD"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5FF6310F" w14:textId="5E653287" w:rsidR="006B2B7D" w:rsidRPr="00B43077" w:rsidRDefault="00B84426" w:rsidP="006B2B7D">
      <w:pPr>
        <w:ind w:firstLineChars="200" w:firstLine="480"/>
        <w:rPr>
          <w:rFonts w:ascii="Times New Roman" w:hAnsi="Times New Roman" w:cs="Times New Roman"/>
          <w:lang w:val="en-GB"/>
        </w:rPr>
      </w:pPr>
      <w:r>
        <w:rPr>
          <w:rFonts w:ascii="Times New Roman" w:hAnsi="Times New Roman" w:cs="Times New Roman" w:hint="eastAsia"/>
          <w:lang w:val="en-GB"/>
        </w:rPr>
        <w:t>被授权人通过手机</w:t>
      </w:r>
      <w:r>
        <w:rPr>
          <w:rFonts w:ascii="Times New Roman" w:hAnsi="Times New Roman" w:cs="Times New Roman" w:hint="eastAsia"/>
          <w:lang w:val="en-GB"/>
        </w:rPr>
        <w:t>APP</w:t>
      </w:r>
      <w:r>
        <w:rPr>
          <w:rFonts w:ascii="Times New Roman" w:hAnsi="Times New Roman" w:cs="Times New Roman" w:hint="eastAsia"/>
          <w:lang w:val="en-GB"/>
        </w:rPr>
        <w:t>向</w:t>
      </w:r>
      <w:r>
        <w:rPr>
          <w:rFonts w:ascii="Times New Roman" w:hAnsi="Times New Roman" w:cs="Times New Roman" w:hint="eastAsia"/>
          <w:lang w:val="en-GB"/>
        </w:rPr>
        <w:t>TSP</w:t>
      </w:r>
      <w:r>
        <w:rPr>
          <w:rFonts w:ascii="Times New Roman" w:hAnsi="Times New Roman" w:cs="Times New Roman" w:hint="eastAsia"/>
          <w:lang w:val="en-GB"/>
        </w:rPr>
        <w:t>发送注销申请，</w:t>
      </w:r>
      <w:r>
        <w:rPr>
          <w:rFonts w:ascii="Times New Roman" w:hAnsi="Times New Roman" w:cs="Times New Roman" w:hint="eastAsia"/>
          <w:lang w:val="en-GB"/>
        </w:rPr>
        <w:t>TSP</w:t>
      </w:r>
      <w:r>
        <w:rPr>
          <w:rFonts w:ascii="Times New Roman" w:hAnsi="Times New Roman" w:cs="Times New Roman" w:hint="eastAsia"/>
          <w:lang w:val="en-GB"/>
        </w:rPr>
        <w:t>对注销</w:t>
      </w:r>
      <w:r w:rsidR="00C36054">
        <w:rPr>
          <w:rFonts w:ascii="Times New Roman" w:hAnsi="Times New Roman" w:cs="Times New Roman" w:hint="eastAsia"/>
          <w:lang w:val="en-GB"/>
        </w:rPr>
        <w:t>申请</w:t>
      </w:r>
      <w:r>
        <w:rPr>
          <w:rFonts w:ascii="Times New Roman" w:hAnsi="Times New Roman" w:cs="Times New Roman" w:hint="eastAsia"/>
          <w:lang w:val="en-GB"/>
        </w:rPr>
        <w:t>进行验证后，向车端蓝牙模块和手机</w:t>
      </w:r>
      <w:r>
        <w:rPr>
          <w:rFonts w:ascii="Times New Roman" w:hAnsi="Times New Roman" w:cs="Times New Roman" w:hint="eastAsia"/>
          <w:lang w:val="en-GB"/>
        </w:rPr>
        <w:t>APP</w:t>
      </w:r>
      <w:r>
        <w:rPr>
          <w:rFonts w:ascii="Times New Roman" w:hAnsi="Times New Roman" w:cs="Times New Roman" w:hint="eastAsia"/>
          <w:lang w:val="en-GB"/>
        </w:rPr>
        <w:t>下发注销</w:t>
      </w:r>
      <w:r w:rsidR="00C36054">
        <w:rPr>
          <w:rFonts w:ascii="Times New Roman" w:hAnsi="Times New Roman" w:cs="Times New Roman" w:hint="eastAsia"/>
          <w:lang w:val="en-GB"/>
        </w:rPr>
        <w:t>指令</w:t>
      </w:r>
    </w:p>
    <w:p w14:paraId="02C4FD5F" w14:textId="57BE3288" w:rsidR="006B2B7D" w:rsidRPr="00B43077" w:rsidRDefault="009E5A97" w:rsidP="006B2B7D">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5A38CEB9" w14:textId="050F80B3" w:rsidR="006B2B7D" w:rsidRPr="00B43077" w:rsidRDefault="00D56360" w:rsidP="006B2B7D">
      <w:pPr>
        <w:jc w:val="center"/>
        <w:rPr>
          <w:rFonts w:ascii="Times New Roman" w:hAnsi="Times New Roman" w:cs="Times New Roman"/>
          <w:lang w:val="en-GB"/>
        </w:rPr>
      </w:pPr>
      <w:r>
        <w:object w:dxaOrig="14865" w:dyaOrig="12015" w14:anchorId="6006A2B2">
          <v:shape id="_x0000_i1032" type="#_x0000_t75" style="width:467.25pt;height:378pt" o:ole="">
            <v:imagedata r:id="rId31" o:title=""/>
          </v:shape>
          <o:OLEObject Type="Embed" ProgID="Visio.Drawing.15" ShapeID="_x0000_i1032" DrawAspect="Content" ObjectID="_1652536877" r:id="rId32"/>
        </w:object>
      </w:r>
    </w:p>
    <w:p w14:paraId="505F654D"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76BE207F" w14:textId="500EA97F" w:rsidR="006B2B7D" w:rsidRPr="00783D0F" w:rsidRDefault="00783D0F" w:rsidP="0093344F">
      <w:pPr>
        <w:pStyle w:val="af5"/>
        <w:numPr>
          <w:ilvl w:val="0"/>
          <w:numId w:val="14"/>
        </w:numPr>
        <w:ind w:firstLineChars="0"/>
        <w:rPr>
          <w:rFonts w:ascii="Times New Roman" w:hAnsi="Times New Roman" w:cs="Times New Roman"/>
          <w:lang w:val="en-GB"/>
        </w:rPr>
      </w:pPr>
      <w:r w:rsidRPr="00783D0F">
        <w:rPr>
          <w:rFonts w:ascii="Times New Roman" w:hAnsi="Times New Roman" w:cs="Times New Roman" w:hint="eastAsia"/>
          <w:lang w:val="en-GB"/>
        </w:rPr>
        <w:t>TSP</w:t>
      </w:r>
      <w:r w:rsidRPr="00783D0F">
        <w:rPr>
          <w:rFonts w:ascii="Times New Roman" w:hAnsi="Times New Roman" w:cs="Times New Roman" w:hint="eastAsia"/>
          <w:lang w:val="en-GB"/>
        </w:rPr>
        <w:t>收到被授权人</w:t>
      </w:r>
      <w:r w:rsidR="00B805BC">
        <w:rPr>
          <w:rFonts w:ascii="Times New Roman" w:hAnsi="Times New Roman" w:cs="Times New Roman" w:hint="eastAsia"/>
          <w:lang w:val="en-GB"/>
        </w:rPr>
        <w:t>手机</w:t>
      </w:r>
      <w:r w:rsidR="00B805BC">
        <w:rPr>
          <w:rFonts w:ascii="Times New Roman" w:hAnsi="Times New Roman" w:cs="Times New Roman" w:hint="eastAsia"/>
          <w:lang w:val="en-GB"/>
        </w:rPr>
        <w:t>APP</w:t>
      </w:r>
      <w:r w:rsidR="00B805BC">
        <w:rPr>
          <w:rFonts w:ascii="Times New Roman" w:hAnsi="Times New Roman" w:cs="Times New Roman" w:hint="eastAsia"/>
          <w:lang w:val="en-GB"/>
        </w:rPr>
        <w:t>注销</w:t>
      </w:r>
      <w:r w:rsidR="00D56360">
        <w:rPr>
          <w:rFonts w:ascii="Times New Roman" w:hAnsi="Times New Roman" w:cs="Times New Roman" w:hint="eastAsia"/>
          <w:lang w:val="en-GB"/>
        </w:rPr>
        <w:t>指令后</w:t>
      </w:r>
      <w:r w:rsidRPr="00783D0F">
        <w:rPr>
          <w:rFonts w:ascii="Times New Roman" w:hAnsi="Times New Roman" w:cs="Times New Roman" w:hint="eastAsia"/>
          <w:lang w:val="en-GB"/>
        </w:rPr>
        <w:t>，对</w:t>
      </w:r>
      <w:r w:rsidR="00ED2159">
        <w:rPr>
          <w:rFonts w:ascii="Times New Roman" w:hAnsi="Times New Roman" w:cs="Times New Roman" w:hint="eastAsia"/>
          <w:lang w:val="en-GB"/>
        </w:rPr>
        <w:t>被授权人身份和设备合法性</w:t>
      </w:r>
      <w:r w:rsidRPr="00783D0F">
        <w:rPr>
          <w:rFonts w:ascii="Times New Roman" w:hAnsi="Times New Roman" w:cs="Times New Roman" w:hint="eastAsia"/>
          <w:lang w:val="en-GB"/>
        </w:rPr>
        <w:t>进行验证，确保信息</w:t>
      </w:r>
      <w:commentRangeStart w:id="205"/>
      <w:commentRangeStart w:id="206"/>
      <w:r w:rsidRPr="00783D0F">
        <w:rPr>
          <w:rFonts w:ascii="Times New Roman" w:hAnsi="Times New Roman" w:cs="Times New Roman" w:hint="eastAsia"/>
          <w:lang w:val="en-GB"/>
        </w:rPr>
        <w:t>安全性</w:t>
      </w:r>
      <w:commentRangeEnd w:id="205"/>
      <w:r w:rsidR="0030249F">
        <w:rPr>
          <w:rStyle w:val="af7"/>
        </w:rPr>
        <w:commentReference w:id="205"/>
      </w:r>
      <w:commentRangeEnd w:id="206"/>
      <w:r w:rsidR="00B805BC">
        <w:rPr>
          <w:rStyle w:val="af7"/>
        </w:rPr>
        <w:commentReference w:id="206"/>
      </w:r>
    </w:p>
    <w:p w14:paraId="2FC1BFCF" w14:textId="52112B95" w:rsidR="00783D0F" w:rsidRDefault="00783D0F" w:rsidP="0093344F">
      <w:pPr>
        <w:pStyle w:val="af5"/>
        <w:numPr>
          <w:ilvl w:val="0"/>
          <w:numId w:val="14"/>
        </w:numPr>
        <w:ind w:firstLineChars="0"/>
        <w:rPr>
          <w:rFonts w:ascii="Times New Roman" w:hAnsi="Times New Roman" w:cs="Times New Roman"/>
          <w:lang w:val="en-GB"/>
        </w:rPr>
      </w:pPr>
      <w:r>
        <w:rPr>
          <w:rFonts w:ascii="Times New Roman" w:hAnsi="Times New Roman" w:cs="Times New Roman" w:hint="eastAsia"/>
          <w:lang w:val="en-GB"/>
        </w:rPr>
        <w:t>验证成功后</w:t>
      </w:r>
      <w:r>
        <w:rPr>
          <w:rFonts w:ascii="Times New Roman" w:hAnsi="Times New Roman" w:cs="Times New Roman" w:hint="eastAsia"/>
          <w:lang w:val="en-GB"/>
        </w:rPr>
        <w:t>TSP</w:t>
      </w:r>
      <w:r>
        <w:rPr>
          <w:rFonts w:ascii="Times New Roman" w:hAnsi="Times New Roman" w:cs="Times New Roman" w:hint="eastAsia"/>
          <w:lang w:val="en-GB"/>
        </w:rPr>
        <w:t>向车端蓝牙模块下发注销指令</w:t>
      </w:r>
    </w:p>
    <w:p w14:paraId="77C1DBA7" w14:textId="1B85591B" w:rsidR="00A410CC" w:rsidRDefault="00A410CC" w:rsidP="0093344F">
      <w:pPr>
        <w:pStyle w:val="af5"/>
        <w:numPr>
          <w:ilvl w:val="0"/>
          <w:numId w:val="14"/>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接收车端蓝牙模块和手机</w:t>
      </w:r>
      <w:r>
        <w:rPr>
          <w:rFonts w:ascii="Times New Roman" w:hAnsi="Times New Roman" w:cs="Times New Roman" w:hint="eastAsia"/>
          <w:lang w:val="en-GB"/>
        </w:rPr>
        <w:t>APP</w:t>
      </w:r>
      <w:r>
        <w:rPr>
          <w:rFonts w:ascii="Times New Roman" w:hAnsi="Times New Roman" w:cs="Times New Roman" w:hint="eastAsia"/>
          <w:lang w:val="en-GB"/>
        </w:rPr>
        <w:t>的注销成功信息后，需对蓝牙钥匙状态进行同步</w:t>
      </w:r>
    </w:p>
    <w:p w14:paraId="65B81B2D" w14:textId="62AB24C6" w:rsidR="0048158D" w:rsidRDefault="003B66A5" w:rsidP="0093344F">
      <w:pPr>
        <w:pStyle w:val="af5"/>
        <w:numPr>
          <w:ilvl w:val="0"/>
          <w:numId w:val="14"/>
        </w:numPr>
        <w:ind w:firstLineChars="0"/>
        <w:rPr>
          <w:rFonts w:ascii="Times New Roman" w:hAnsi="Times New Roman" w:cs="Times New Roman"/>
          <w:lang w:val="en-GB"/>
        </w:rPr>
      </w:pPr>
      <w:r>
        <w:rPr>
          <w:rFonts w:ascii="Times New Roman" w:hAnsi="Times New Roman" w:cs="Times New Roman" w:hint="eastAsia"/>
          <w:lang w:val="en-GB"/>
        </w:rPr>
        <w:t>被授权人手机</w:t>
      </w:r>
      <w:r>
        <w:rPr>
          <w:rFonts w:ascii="Times New Roman" w:hAnsi="Times New Roman" w:cs="Times New Roman" w:hint="eastAsia"/>
          <w:lang w:val="en-GB"/>
        </w:rPr>
        <w:t>APP</w:t>
      </w:r>
      <w:r>
        <w:rPr>
          <w:rFonts w:ascii="Times New Roman" w:hAnsi="Times New Roman" w:cs="Times New Roman" w:hint="eastAsia"/>
          <w:lang w:val="en-GB"/>
        </w:rPr>
        <w:t>与</w:t>
      </w:r>
      <w:r w:rsidR="0048158D">
        <w:rPr>
          <w:rFonts w:ascii="Times New Roman" w:hAnsi="Times New Roman" w:cs="Times New Roman" w:hint="eastAsia"/>
          <w:lang w:val="en-GB"/>
        </w:rPr>
        <w:t>TSP</w:t>
      </w:r>
      <w:r w:rsidR="0048158D">
        <w:rPr>
          <w:rFonts w:ascii="Times New Roman" w:hAnsi="Times New Roman" w:cs="Times New Roman" w:hint="eastAsia"/>
          <w:lang w:val="en-GB"/>
        </w:rPr>
        <w:t>完成状态同步后，向车主</w:t>
      </w:r>
      <w:r w:rsidR="0048158D">
        <w:rPr>
          <w:rFonts w:ascii="Times New Roman" w:hAnsi="Times New Roman" w:cs="Times New Roman" w:hint="eastAsia"/>
          <w:lang w:val="en-GB"/>
        </w:rPr>
        <w:t>APP</w:t>
      </w:r>
      <w:r w:rsidR="0048158D">
        <w:rPr>
          <w:rFonts w:ascii="Times New Roman" w:hAnsi="Times New Roman" w:cs="Times New Roman" w:hint="eastAsia"/>
          <w:lang w:val="en-GB"/>
        </w:rPr>
        <w:t>发送信息告知被授权人蓝牙钥匙已注销，并</w:t>
      </w:r>
      <w:r w:rsidR="00D947AB">
        <w:rPr>
          <w:rFonts w:ascii="Times New Roman" w:hAnsi="Times New Roman" w:cs="Times New Roman" w:hint="eastAsia"/>
          <w:lang w:val="en-GB"/>
        </w:rPr>
        <w:t>将状态同步至车主手机</w:t>
      </w:r>
      <w:r w:rsidR="00D947AB">
        <w:rPr>
          <w:rFonts w:ascii="Times New Roman" w:hAnsi="Times New Roman" w:cs="Times New Roman" w:hint="eastAsia"/>
          <w:lang w:val="en-GB"/>
        </w:rPr>
        <w:t>APP</w:t>
      </w:r>
    </w:p>
    <w:p w14:paraId="04B0DC24" w14:textId="0D32ACCA" w:rsidR="00D947AB" w:rsidRPr="00D947AB" w:rsidRDefault="00D947AB" w:rsidP="00D947AB">
      <w:pPr>
        <w:pStyle w:val="af5"/>
        <w:numPr>
          <w:ilvl w:val="0"/>
          <w:numId w:val="14"/>
        </w:numPr>
        <w:ind w:firstLineChars="0"/>
        <w:rPr>
          <w:rFonts w:ascii="Times New Roman" w:hAnsi="Times New Roman" w:cs="Times New Roman"/>
          <w:lang w:val="en-GB"/>
        </w:rPr>
      </w:pPr>
      <w:r>
        <w:rPr>
          <w:rFonts w:ascii="Times New Roman" w:hAnsi="Times New Roman" w:cs="Times New Roman" w:hint="eastAsia"/>
          <w:lang w:val="en-GB"/>
        </w:rPr>
        <w:t>当车辆或手机</w:t>
      </w:r>
      <w:r>
        <w:rPr>
          <w:rFonts w:ascii="Times New Roman" w:hAnsi="Times New Roman" w:cs="Times New Roman" w:hint="eastAsia"/>
          <w:lang w:val="en-GB"/>
        </w:rPr>
        <w:t>APP</w:t>
      </w:r>
      <w:r>
        <w:rPr>
          <w:rFonts w:ascii="Times New Roman" w:hAnsi="Times New Roman" w:cs="Times New Roman" w:hint="eastAsia"/>
          <w:lang w:val="en-GB"/>
        </w:rPr>
        <w:t>网络断开，恢复网络连接时继续执行注销流程</w:t>
      </w:r>
    </w:p>
    <w:p w14:paraId="1A5568DD" w14:textId="77777777" w:rsidR="00D23608" w:rsidRPr="006B2B7D" w:rsidRDefault="00D23608" w:rsidP="0093344F">
      <w:pPr>
        <w:pStyle w:val="af5"/>
        <w:numPr>
          <w:ilvl w:val="0"/>
          <w:numId w:val="14"/>
        </w:numPr>
        <w:ind w:firstLineChars="0"/>
        <w:rPr>
          <w:rFonts w:ascii="Times New Roman" w:hAnsi="Times New Roman" w:cs="Times New Roman"/>
          <w:lang w:val="en-GB"/>
        </w:rPr>
      </w:pPr>
      <w:r>
        <w:rPr>
          <w:rFonts w:ascii="Times New Roman" w:hAnsi="Times New Roman" w:cs="Times New Roman" w:hint="eastAsia"/>
          <w:lang w:val="en-GB"/>
        </w:rPr>
        <w:t>车端蓝牙模块和手机</w:t>
      </w:r>
      <w:r>
        <w:rPr>
          <w:rFonts w:ascii="Times New Roman" w:hAnsi="Times New Roman" w:cs="Times New Roman" w:hint="eastAsia"/>
          <w:lang w:val="en-GB"/>
        </w:rPr>
        <w:t>APP</w:t>
      </w:r>
      <w:r>
        <w:rPr>
          <w:rFonts w:ascii="Times New Roman" w:hAnsi="Times New Roman" w:cs="Times New Roman" w:hint="eastAsia"/>
          <w:lang w:val="en-GB"/>
        </w:rPr>
        <w:t>只需一端完成注销，则蓝牙钥匙失效</w:t>
      </w:r>
    </w:p>
    <w:p w14:paraId="6D2AB457" w14:textId="77777777" w:rsidR="00D23608" w:rsidRPr="00D23608" w:rsidRDefault="00D23608" w:rsidP="00D23608">
      <w:pPr>
        <w:rPr>
          <w:rFonts w:ascii="Times New Roman" w:hAnsi="Times New Roman" w:cs="Times New Roman"/>
          <w:lang w:val="en-GB"/>
        </w:rPr>
      </w:pPr>
    </w:p>
    <w:p w14:paraId="121CC31D" w14:textId="6ABCF604" w:rsidR="006B2B7D" w:rsidRPr="00B43077" w:rsidRDefault="006E019B" w:rsidP="006B2B7D">
      <w:pPr>
        <w:pStyle w:val="4"/>
        <w:rPr>
          <w:rFonts w:ascii="Times New Roman" w:eastAsia="宋体" w:hAnsi="Times New Roman"/>
          <w:lang w:eastAsia="zh-CN"/>
        </w:rPr>
      </w:pPr>
      <w:bookmarkStart w:id="207" w:name="_Toc39649722"/>
      <w:r>
        <w:rPr>
          <w:rFonts w:ascii="Times New Roman" w:eastAsia="宋体" w:hAnsi="Times New Roman" w:hint="eastAsia"/>
          <w:lang w:eastAsia="zh-CN"/>
        </w:rPr>
        <w:lastRenderedPageBreak/>
        <w:t>管理人员后台</w:t>
      </w:r>
      <w:r w:rsidR="006B2B7D" w:rsidRPr="00B43077">
        <w:rPr>
          <w:rFonts w:ascii="Times New Roman" w:eastAsia="宋体" w:hAnsi="Times New Roman"/>
          <w:lang w:eastAsia="zh-CN"/>
        </w:rPr>
        <w:t>注销</w:t>
      </w:r>
      <w:bookmarkEnd w:id="207"/>
    </w:p>
    <w:p w14:paraId="7475EDB9" w14:textId="77777777" w:rsidR="006B2B7D" w:rsidRPr="00B43077" w:rsidRDefault="006B2B7D" w:rsidP="006B2B7D">
      <w:pPr>
        <w:rPr>
          <w:rFonts w:ascii="Times New Roman" w:hAnsi="Times New Roman" w:cs="Times New Roman"/>
          <w:lang w:val="en-GB"/>
        </w:rPr>
      </w:pPr>
      <w:r w:rsidRPr="00B43077">
        <w:rPr>
          <w:rFonts w:ascii="Times New Roman" w:hAnsi="Times New Roman" w:cs="Times New Roman"/>
          <w:lang w:val="en-GB"/>
        </w:rPr>
        <w:t>需求编号</w:t>
      </w:r>
    </w:p>
    <w:p w14:paraId="6B2DC944"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568F27AB" w14:textId="71A75307" w:rsidR="006B2B7D" w:rsidRPr="00B43077" w:rsidRDefault="0048158D" w:rsidP="006B2B7D">
      <w:pPr>
        <w:ind w:firstLineChars="200" w:firstLine="480"/>
        <w:rPr>
          <w:rFonts w:ascii="Times New Roman" w:hAnsi="Times New Roman" w:cs="Times New Roman"/>
          <w:lang w:val="en-GB"/>
        </w:rPr>
      </w:pPr>
      <w:r>
        <w:rPr>
          <w:rFonts w:ascii="Times New Roman" w:hAnsi="Times New Roman" w:cs="Times New Roman" w:hint="eastAsia"/>
          <w:lang w:val="en-GB"/>
        </w:rPr>
        <w:t>用户手机</w:t>
      </w:r>
      <w:ins w:id="208" w:author="凯宇" w:date="2020-05-21T23:24:00Z">
        <w:r w:rsidR="00BE4C9E">
          <w:rPr>
            <w:rFonts w:ascii="Times New Roman" w:hAnsi="Times New Roman" w:cs="Times New Roman" w:hint="eastAsia"/>
            <w:lang w:val="en-GB"/>
          </w:rPr>
          <w:t>丢失、蓝牙模块更换</w:t>
        </w:r>
      </w:ins>
      <w:del w:id="209" w:author="凯宇" w:date="2020-05-21T23:24:00Z">
        <w:r w:rsidDel="00BE4C9E">
          <w:rPr>
            <w:rFonts w:ascii="Times New Roman" w:hAnsi="Times New Roman" w:cs="Times New Roman" w:hint="eastAsia"/>
            <w:lang w:val="en-GB"/>
          </w:rPr>
          <w:delText>丢失</w:delText>
        </w:r>
      </w:del>
      <w:r w:rsidR="00651BE1">
        <w:rPr>
          <w:rFonts w:ascii="Times New Roman" w:hAnsi="Times New Roman" w:cs="Times New Roman" w:hint="eastAsia"/>
          <w:lang w:val="en-GB"/>
        </w:rPr>
        <w:t>或其它原因，</w:t>
      </w:r>
      <w:r>
        <w:rPr>
          <w:rFonts w:ascii="Times New Roman" w:hAnsi="Times New Roman" w:cs="Times New Roman" w:hint="eastAsia"/>
          <w:lang w:val="en-GB"/>
        </w:rPr>
        <w:t>授权</w:t>
      </w:r>
      <w:r w:rsidR="006E019B">
        <w:rPr>
          <w:rFonts w:ascii="Times New Roman" w:hAnsi="Times New Roman" w:cs="Times New Roman" w:hint="eastAsia"/>
          <w:lang w:val="en-GB"/>
        </w:rPr>
        <w:t>管理人员</w:t>
      </w:r>
      <w:r>
        <w:rPr>
          <w:rFonts w:ascii="Times New Roman" w:hAnsi="Times New Roman" w:cs="Times New Roman" w:hint="eastAsia"/>
          <w:lang w:val="en-GB"/>
        </w:rPr>
        <w:t>后台注销蓝牙钥匙</w:t>
      </w:r>
    </w:p>
    <w:p w14:paraId="32F16C7F" w14:textId="77777777" w:rsidR="006B2B7D" w:rsidRPr="00B43077"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72DC2145" w14:textId="597E9873" w:rsidR="006B2B7D" w:rsidRPr="00B43077" w:rsidRDefault="006E019B" w:rsidP="006B2B7D">
      <w:pPr>
        <w:ind w:firstLineChars="200" w:firstLine="480"/>
        <w:rPr>
          <w:rFonts w:ascii="Times New Roman" w:hAnsi="Times New Roman" w:cs="Times New Roman"/>
          <w:lang w:val="en-GB"/>
        </w:rPr>
      </w:pPr>
      <w:r>
        <w:rPr>
          <w:rFonts w:ascii="Times New Roman" w:hAnsi="Times New Roman" w:cs="Times New Roman" w:hint="eastAsia"/>
          <w:lang w:val="en-GB"/>
        </w:rPr>
        <w:t>管理人员</w:t>
      </w:r>
      <w:r w:rsidR="0048158D">
        <w:rPr>
          <w:rFonts w:ascii="Times New Roman" w:hAnsi="Times New Roman" w:cs="Times New Roman" w:hint="eastAsia"/>
          <w:lang w:val="en-GB"/>
        </w:rPr>
        <w:t>通过</w:t>
      </w:r>
      <w:r w:rsidR="0048158D">
        <w:rPr>
          <w:rFonts w:ascii="Times New Roman" w:hAnsi="Times New Roman" w:cs="Times New Roman" w:hint="eastAsia"/>
          <w:lang w:val="en-GB"/>
        </w:rPr>
        <w:t>TSP</w:t>
      </w:r>
      <w:r w:rsidR="0048158D">
        <w:rPr>
          <w:rFonts w:ascii="Times New Roman" w:hAnsi="Times New Roman" w:cs="Times New Roman" w:hint="eastAsia"/>
          <w:lang w:val="en-GB"/>
        </w:rPr>
        <w:t>向指定车辆</w:t>
      </w:r>
      <w:ins w:id="210" w:author="凯宇" w:date="2020-05-21T23:28:00Z">
        <w:r w:rsidR="00276128">
          <w:rPr>
            <w:rFonts w:ascii="Times New Roman" w:hAnsi="Times New Roman" w:cs="Times New Roman" w:hint="eastAsia"/>
            <w:lang w:val="en-GB"/>
          </w:rPr>
          <w:t>和对应的</w:t>
        </w:r>
        <w:r w:rsidR="00276128">
          <w:rPr>
            <w:rFonts w:ascii="Times New Roman" w:hAnsi="Times New Roman" w:cs="Times New Roman" w:hint="eastAsia"/>
            <w:lang w:val="en-GB"/>
          </w:rPr>
          <w:t>APP</w:t>
        </w:r>
      </w:ins>
      <w:r w:rsidR="0048158D">
        <w:rPr>
          <w:rFonts w:ascii="Times New Roman" w:hAnsi="Times New Roman" w:cs="Times New Roman" w:hint="eastAsia"/>
          <w:lang w:val="en-GB"/>
        </w:rPr>
        <w:t>下发注销指令</w:t>
      </w:r>
    </w:p>
    <w:p w14:paraId="01F54BCE" w14:textId="029CEE64" w:rsidR="006B2B7D" w:rsidRPr="00B43077" w:rsidRDefault="009E5A97" w:rsidP="006B2B7D">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3A69DB81" w14:textId="3166E7D9" w:rsidR="006B2B7D" w:rsidRPr="00B43077" w:rsidRDefault="006E019B" w:rsidP="0048158D">
      <w:pPr>
        <w:jc w:val="center"/>
        <w:rPr>
          <w:rFonts w:ascii="Times New Roman" w:hAnsi="Times New Roman" w:cs="Times New Roman"/>
          <w:lang w:val="en-GB"/>
        </w:rPr>
      </w:pPr>
      <w:r>
        <w:object w:dxaOrig="11776" w:dyaOrig="9331" w14:anchorId="6C6A8FFB">
          <v:shape id="_x0000_i1033" type="#_x0000_t75" style="width:467.25pt;height:370.5pt" o:ole="">
            <v:imagedata r:id="rId33" o:title=""/>
          </v:shape>
          <o:OLEObject Type="Embed" ProgID="Visio.Drawing.15" ShapeID="_x0000_i1033" DrawAspect="Content" ObjectID="_1652536878" r:id="rId34"/>
        </w:object>
      </w:r>
    </w:p>
    <w:p w14:paraId="0A16AA27" w14:textId="78428AF5" w:rsidR="006B2B7D" w:rsidRDefault="006B2B7D" w:rsidP="006B2B7D">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756FABCE" w14:textId="29D9033F" w:rsidR="00D23608" w:rsidRDefault="00D23608" w:rsidP="0093344F">
      <w:pPr>
        <w:pStyle w:val="af5"/>
        <w:numPr>
          <w:ilvl w:val="0"/>
          <w:numId w:val="15"/>
        </w:numPr>
        <w:ind w:firstLineChars="0"/>
        <w:rPr>
          <w:rFonts w:ascii="Times New Roman" w:hAnsi="Times New Roman" w:cs="Times New Roman"/>
          <w:lang w:val="en-GB"/>
        </w:rPr>
      </w:pPr>
      <w:r>
        <w:rPr>
          <w:rFonts w:ascii="Times New Roman" w:hAnsi="Times New Roman" w:cs="Times New Roman" w:hint="eastAsia"/>
          <w:lang w:val="en-GB"/>
        </w:rPr>
        <w:t>客服人员</w:t>
      </w:r>
      <w:r w:rsidR="006E019B">
        <w:rPr>
          <w:rFonts w:ascii="Times New Roman" w:hAnsi="Times New Roman" w:cs="Times New Roman" w:hint="eastAsia"/>
          <w:lang w:val="en-GB"/>
        </w:rPr>
        <w:t>获取授权后，</w:t>
      </w:r>
      <w:r>
        <w:rPr>
          <w:rFonts w:ascii="Times New Roman" w:hAnsi="Times New Roman" w:cs="Times New Roman" w:hint="eastAsia"/>
          <w:lang w:val="en-GB"/>
        </w:rPr>
        <w:t>在</w:t>
      </w:r>
      <w:r>
        <w:rPr>
          <w:rFonts w:ascii="Times New Roman" w:hAnsi="Times New Roman" w:cs="Times New Roman" w:hint="eastAsia"/>
          <w:lang w:val="en-GB"/>
        </w:rPr>
        <w:t>TSP</w:t>
      </w:r>
      <w:r>
        <w:rPr>
          <w:rFonts w:ascii="Times New Roman" w:hAnsi="Times New Roman" w:cs="Times New Roman" w:hint="eastAsia"/>
          <w:lang w:val="en-GB"/>
        </w:rPr>
        <w:t>平台选择需要注销的车辆，并选择需要注销的蓝牙钥匙</w:t>
      </w:r>
    </w:p>
    <w:p w14:paraId="5EF28282" w14:textId="75B3C533" w:rsidR="00D23608" w:rsidRDefault="00D23608" w:rsidP="0093344F">
      <w:pPr>
        <w:pStyle w:val="af5"/>
        <w:numPr>
          <w:ilvl w:val="0"/>
          <w:numId w:val="15"/>
        </w:numPr>
        <w:ind w:firstLineChars="0"/>
        <w:rPr>
          <w:rFonts w:ascii="Times New Roman" w:hAnsi="Times New Roman" w:cs="Times New Roman"/>
          <w:lang w:val="en-GB"/>
        </w:rPr>
      </w:pPr>
      <w:r>
        <w:rPr>
          <w:rFonts w:ascii="Times New Roman" w:hAnsi="Times New Roman" w:cs="Times New Roman" w:hint="eastAsia"/>
          <w:lang w:val="en-GB"/>
        </w:rPr>
        <w:t>点击注销按钮，输入账号密码对</w:t>
      </w:r>
      <w:r w:rsidR="006E019B">
        <w:rPr>
          <w:rFonts w:ascii="Times New Roman" w:hAnsi="Times New Roman" w:cs="Times New Roman" w:hint="eastAsia"/>
          <w:lang w:val="en-GB"/>
        </w:rPr>
        <w:t>操作人员</w:t>
      </w:r>
      <w:r>
        <w:rPr>
          <w:rFonts w:ascii="Times New Roman" w:hAnsi="Times New Roman" w:cs="Times New Roman" w:hint="eastAsia"/>
          <w:lang w:val="en-GB"/>
        </w:rPr>
        <w:t>身份进行认证</w:t>
      </w:r>
    </w:p>
    <w:p w14:paraId="34FAAA2C" w14:textId="7E7F832F" w:rsidR="00D23608" w:rsidRDefault="00D23608" w:rsidP="0093344F">
      <w:pPr>
        <w:pStyle w:val="af5"/>
        <w:numPr>
          <w:ilvl w:val="0"/>
          <w:numId w:val="15"/>
        </w:numPr>
        <w:ind w:firstLineChars="0"/>
        <w:rPr>
          <w:rFonts w:ascii="Times New Roman" w:hAnsi="Times New Roman" w:cs="Times New Roman"/>
          <w:lang w:val="en-GB"/>
        </w:rPr>
      </w:pPr>
      <w:r>
        <w:rPr>
          <w:rFonts w:ascii="Times New Roman" w:hAnsi="Times New Roman" w:cs="Times New Roman" w:hint="eastAsia"/>
          <w:lang w:val="en-GB"/>
        </w:rPr>
        <w:t>认证通过后，</w:t>
      </w:r>
      <w:r>
        <w:rPr>
          <w:rFonts w:ascii="Times New Roman" w:hAnsi="Times New Roman" w:cs="Times New Roman" w:hint="eastAsia"/>
          <w:lang w:val="en-GB"/>
        </w:rPr>
        <w:t>TSP</w:t>
      </w:r>
      <w:r>
        <w:rPr>
          <w:rFonts w:ascii="Times New Roman" w:hAnsi="Times New Roman" w:cs="Times New Roman" w:hint="eastAsia"/>
          <w:lang w:val="en-GB"/>
        </w:rPr>
        <w:t>向手机</w:t>
      </w:r>
      <w:r>
        <w:rPr>
          <w:rFonts w:ascii="Times New Roman" w:hAnsi="Times New Roman" w:cs="Times New Roman" w:hint="eastAsia"/>
          <w:lang w:val="en-GB"/>
        </w:rPr>
        <w:t>APP</w:t>
      </w:r>
      <w:r>
        <w:rPr>
          <w:rFonts w:ascii="Times New Roman" w:hAnsi="Times New Roman" w:cs="Times New Roman" w:hint="eastAsia"/>
          <w:lang w:val="en-GB"/>
        </w:rPr>
        <w:t>和车端蓝牙模块同时下发注销指令</w:t>
      </w:r>
    </w:p>
    <w:p w14:paraId="7CD8AAAA" w14:textId="0365AD11" w:rsidR="000D7007" w:rsidRDefault="000D7007" w:rsidP="0093344F">
      <w:pPr>
        <w:pStyle w:val="af5"/>
        <w:numPr>
          <w:ilvl w:val="0"/>
          <w:numId w:val="15"/>
        </w:numPr>
        <w:ind w:firstLineChars="0"/>
        <w:rPr>
          <w:rFonts w:ascii="Times New Roman" w:hAnsi="Times New Roman" w:cs="Times New Roman"/>
          <w:lang w:val="en-GB"/>
        </w:rPr>
      </w:pPr>
      <w:r>
        <w:rPr>
          <w:rFonts w:ascii="Times New Roman" w:hAnsi="Times New Roman" w:cs="Times New Roman" w:hint="eastAsia"/>
          <w:lang w:val="en-GB"/>
        </w:rPr>
        <w:lastRenderedPageBreak/>
        <w:t>收到车端蓝牙模块和手机</w:t>
      </w:r>
      <w:r>
        <w:rPr>
          <w:rFonts w:ascii="Times New Roman" w:hAnsi="Times New Roman" w:cs="Times New Roman" w:hint="eastAsia"/>
          <w:lang w:val="en-GB"/>
        </w:rPr>
        <w:t>APP</w:t>
      </w:r>
      <w:r>
        <w:rPr>
          <w:rFonts w:ascii="Times New Roman" w:hAnsi="Times New Roman" w:cs="Times New Roman" w:hint="eastAsia"/>
          <w:lang w:val="en-GB"/>
        </w:rPr>
        <w:t>的注销成功信息后，同步蓝牙钥匙状态信息</w:t>
      </w:r>
    </w:p>
    <w:p w14:paraId="6EAD0445" w14:textId="5C8C48AA" w:rsidR="000D7007" w:rsidRPr="000D7007" w:rsidRDefault="000D7007" w:rsidP="0093344F">
      <w:pPr>
        <w:pStyle w:val="af5"/>
        <w:numPr>
          <w:ilvl w:val="0"/>
          <w:numId w:val="15"/>
        </w:numPr>
        <w:ind w:firstLineChars="0"/>
        <w:rPr>
          <w:rFonts w:ascii="Times New Roman" w:hAnsi="Times New Roman" w:cs="Times New Roman"/>
          <w:lang w:val="en-GB"/>
        </w:rPr>
      </w:pPr>
      <w:r>
        <w:rPr>
          <w:rFonts w:ascii="Times New Roman" w:hAnsi="Times New Roman" w:cs="Times New Roman" w:hint="eastAsia"/>
          <w:lang w:val="en-GB"/>
        </w:rPr>
        <w:t>车端蓝牙模块和手机</w:t>
      </w:r>
      <w:r>
        <w:rPr>
          <w:rFonts w:ascii="Times New Roman" w:hAnsi="Times New Roman" w:cs="Times New Roman" w:hint="eastAsia"/>
          <w:lang w:val="en-GB"/>
        </w:rPr>
        <w:t>APP</w:t>
      </w:r>
      <w:r>
        <w:rPr>
          <w:rFonts w:ascii="Times New Roman" w:hAnsi="Times New Roman" w:cs="Times New Roman" w:hint="eastAsia"/>
          <w:lang w:val="en-GB"/>
        </w:rPr>
        <w:t>只需一端完成注销，则蓝牙钥匙失效</w:t>
      </w:r>
    </w:p>
    <w:p w14:paraId="2EB1E60A" w14:textId="77777777" w:rsidR="006B2B7D" w:rsidRPr="000D7007" w:rsidRDefault="006B2B7D" w:rsidP="000D7007">
      <w:pPr>
        <w:rPr>
          <w:rFonts w:ascii="Times New Roman" w:hAnsi="Times New Roman" w:cs="Times New Roman"/>
        </w:rPr>
      </w:pPr>
    </w:p>
    <w:p w14:paraId="0E5AB303" w14:textId="7F7A41F2" w:rsidR="001E6DEE" w:rsidRPr="00B43077" w:rsidRDefault="001E6DEE" w:rsidP="001E6DEE">
      <w:pPr>
        <w:pStyle w:val="3"/>
        <w:rPr>
          <w:rFonts w:ascii="Times New Roman" w:eastAsia="宋体" w:hAnsi="Times New Roman" w:cs="Times New Roman"/>
          <w:sz w:val="30"/>
          <w:szCs w:val="30"/>
          <w:lang w:eastAsia="zh-CN"/>
        </w:rPr>
      </w:pPr>
      <w:bookmarkStart w:id="211" w:name="_Toc39649723"/>
      <w:r w:rsidRPr="00B43077">
        <w:rPr>
          <w:rFonts w:ascii="Times New Roman" w:eastAsia="宋体" w:hAnsi="Times New Roman" w:cs="Times New Roman"/>
          <w:sz w:val="30"/>
          <w:szCs w:val="30"/>
          <w:lang w:eastAsia="zh-CN"/>
        </w:rPr>
        <w:t>蓝牙钥匙更新</w:t>
      </w:r>
      <w:bookmarkEnd w:id="211"/>
    </w:p>
    <w:p w14:paraId="489237C1" w14:textId="77777777" w:rsidR="001E6DEE" w:rsidRPr="00B43077" w:rsidRDefault="001E6DEE" w:rsidP="001E6DEE">
      <w:pPr>
        <w:rPr>
          <w:rFonts w:ascii="Times New Roman" w:hAnsi="Times New Roman" w:cs="Times New Roman"/>
          <w:szCs w:val="24"/>
          <w:lang w:val="en-GB"/>
        </w:rPr>
      </w:pPr>
      <w:r w:rsidRPr="00B43077">
        <w:rPr>
          <w:rFonts w:ascii="Times New Roman" w:hAnsi="Times New Roman" w:cs="Times New Roman"/>
          <w:szCs w:val="24"/>
          <w:lang w:val="en-GB"/>
        </w:rPr>
        <w:t>需求编号</w:t>
      </w:r>
    </w:p>
    <w:p w14:paraId="2C71D3C3" w14:textId="77777777" w:rsidR="001E6DEE" w:rsidRPr="00B43077" w:rsidRDefault="001E6DEE" w:rsidP="001E6DEE">
      <w:pPr>
        <w:pStyle w:val="4"/>
        <w:rPr>
          <w:rFonts w:ascii="Times New Roman" w:eastAsia="宋体" w:hAnsi="Times New Roman"/>
          <w:lang w:eastAsia="zh-CN"/>
        </w:rPr>
      </w:pPr>
      <w:bookmarkStart w:id="212" w:name="_Toc39649724"/>
      <w:r w:rsidRPr="00B43077">
        <w:rPr>
          <w:rFonts w:ascii="Times New Roman" w:eastAsia="宋体" w:hAnsi="Times New Roman"/>
          <w:lang w:eastAsia="zh-CN"/>
        </w:rPr>
        <w:t>蓝牙钥匙自动更新</w:t>
      </w:r>
      <w:bookmarkEnd w:id="212"/>
    </w:p>
    <w:p w14:paraId="25D5A1DB"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0FAF0303" w14:textId="159334C0" w:rsidR="001E6DEE" w:rsidRPr="00B43077" w:rsidRDefault="0024569F" w:rsidP="001E6DEE">
      <w:pPr>
        <w:ind w:firstLineChars="200" w:firstLine="480"/>
        <w:rPr>
          <w:rFonts w:ascii="Times New Roman" w:hAnsi="Times New Roman" w:cs="Times New Roman"/>
          <w:szCs w:val="24"/>
          <w:lang w:val="en-GB"/>
        </w:rPr>
      </w:pPr>
      <w:r>
        <w:rPr>
          <w:rFonts w:ascii="Times New Roman" w:hAnsi="Times New Roman" w:cs="Times New Roman" w:hint="eastAsia"/>
          <w:szCs w:val="24"/>
          <w:lang w:val="en-GB"/>
        </w:rPr>
        <w:t>为提高安全性，定期对</w:t>
      </w:r>
      <w:r w:rsidR="000D7007">
        <w:rPr>
          <w:rFonts w:ascii="Times New Roman" w:hAnsi="Times New Roman" w:cs="Times New Roman" w:hint="eastAsia"/>
          <w:szCs w:val="24"/>
          <w:lang w:val="en-GB"/>
        </w:rPr>
        <w:t>蓝牙钥匙</w:t>
      </w:r>
      <w:r w:rsidR="005B5BF9">
        <w:rPr>
          <w:rFonts w:ascii="Times New Roman" w:hAnsi="Times New Roman" w:cs="Times New Roman" w:hint="eastAsia"/>
          <w:szCs w:val="24"/>
          <w:lang w:val="en-GB"/>
        </w:rPr>
        <w:t>定期进行更新</w:t>
      </w:r>
    </w:p>
    <w:p w14:paraId="48134343"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26082B85" w14:textId="7C9331D1" w:rsidR="001E6DEE" w:rsidRPr="00B43077" w:rsidRDefault="00DE790F" w:rsidP="001E6DEE">
      <w:pPr>
        <w:ind w:firstLineChars="200" w:firstLine="480"/>
        <w:rPr>
          <w:rFonts w:ascii="Times New Roman" w:hAnsi="Times New Roman" w:cs="Times New Roman"/>
          <w:szCs w:val="24"/>
          <w:lang w:val="en-GB"/>
        </w:rPr>
      </w:pPr>
      <w:del w:id="213" w:author="凯宇" w:date="2020-05-22T01:11:00Z">
        <w:r w:rsidDel="003563D4">
          <w:rPr>
            <w:rFonts w:ascii="Times New Roman" w:hAnsi="Times New Roman" w:cs="Times New Roman" w:hint="eastAsia"/>
            <w:szCs w:val="24"/>
            <w:lang w:val="en-GB"/>
          </w:rPr>
          <w:delText>车端蓝牙模块检测到蓝牙钥匙需更新向</w:delText>
        </w:r>
        <w:r w:rsidDel="003563D4">
          <w:rPr>
            <w:rFonts w:ascii="Times New Roman" w:hAnsi="Times New Roman" w:cs="Times New Roman" w:hint="eastAsia"/>
            <w:szCs w:val="24"/>
            <w:lang w:val="en-GB"/>
          </w:rPr>
          <w:delText>TSP</w:delText>
        </w:r>
        <w:r w:rsidDel="003563D4">
          <w:rPr>
            <w:rFonts w:ascii="Times New Roman" w:hAnsi="Times New Roman" w:cs="Times New Roman" w:hint="eastAsia"/>
            <w:szCs w:val="24"/>
            <w:lang w:val="en-GB"/>
          </w:rPr>
          <w:delText>发送更新请求</w:delText>
        </w:r>
      </w:del>
      <w:ins w:id="214" w:author="凯宇" w:date="2020-05-22T01:11:00Z">
        <w:r w:rsidR="003563D4">
          <w:rPr>
            <w:rFonts w:ascii="Times New Roman" w:hAnsi="Times New Roman" w:cs="Times New Roman" w:hint="eastAsia"/>
            <w:szCs w:val="24"/>
            <w:lang w:val="en-GB"/>
          </w:rPr>
          <w:t>TSP</w:t>
        </w:r>
        <w:r w:rsidR="003563D4">
          <w:rPr>
            <w:rFonts w:ascii="Times New Roman" w:hAnsi="Times New Roman" w:cs="Times New Roman" w:hint="eastAsia"/>
            <w:szCs w:val="24"/>
            <w:lang w:val="en-GB"/>
          </w:rPr>
          <w:t>检测到蓝牙钥匙需更新</w:t>
        </w:r>
      </w:ins>
      <w:r>
        <w:rPr>
          <w:rFonts w:ascii="Times New Roman" w:hAnsi="Times New Roman" w:cs="Times New Roman" w:hint="eastAsia"/>
          <w:szCs w:val="24"/>
          <w:lang w:val="en-GB"/>
        </w:rPr>
        <w:t>，</w:t>
      </w:r>
      <w:r>
        <w:rPr>
          <w:rFonts w:ascii="Times New Roman" w:hAnsi="Times New Roman" w:cs="Times New Roman" w:hint="eastAsia"/>
          <w:szCs w:val="24"/>
          <w:lang w:val="en-GB"/>
        </w:rPr>
        <w:t xml:space="preserve"> </w:t>
      </w:r>
      <w:del w:id="215" w:author="凯宇" w:date="2020-05-22T01:11:00Z">
        <w:r w:rsidR="002954DE" w:rsidDel="003563D4">
          <w:rPr>
            <w:rFonts w:ascii="Times New Roman" w:hAnsi="Times New Roman" w:cs="Times New Roman" w:hint="eastAsia"/>
            <w:szCs w:val="24"/>
            <w:lang w:val="en-GB"/>
          </w:rPr>
          <w:delText>TSP</w:delText>
        </w:r>
      </w:del>
      <w:r>
        <w:rPr>
          <w:rFonts w:ascii="Times New Roman" w:hAnsi="Times New Roman" w:cs="Times New Roman" w:hint="eastAsia"/>
          <w:szCs w:val="24"/>
          <w:lang w:val="en-GB"/>
        </w:rPr>
        <w:t>生成新的蓝牙钥匙并下发至车辆和手机</w:t>
      </w:r>
      <w:r>
        <w:rPr>
          <w:rFonts w:ascii="Times New Roman" w:hAnsi="Times New Roman" w:cs="Times New Roman" w:hint="eastAsia"/>
          <w:szCs w:val="24"/>
          <w:lang w:val="en-GB"/>
        </w:rPr>
        <w:t>APP</w:t>
      </w:r>
      <w:r>
        <w:rPr>
          <w:rFonts w:ascii="Times New Roman" w:hAnsi="Times New Roman" w:cs="Times New Roman" w:hint="eastAsia"/>
          <w:szCs w:val="24"/>
          <w:lang w:val="en-GB"/>
        </w:rPr>
        <w:t>替换原蓝牙钥匙</w:t>
      </w:r>
    </w:p>
    <w:p w14:paraId="50BC363F" w14:textId="095AF5F3" w:rsidR="008160BA" w:rsidRPr="00B43077" w:rsidRDefault="009E5A97" w:rsidP="008160BA">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5F79EF9E" w14:textId="7F0E2583" w:rsidR="008160BA" w:rsidRPr="00B43077" w:rsidRDefault="00F355C0" w:rsidP="008160BA">
      <w:pPr>
        <w:ind w:firstLineChars="200" w:firstLine="480"/>
        <w:jc w:val="center"/>
        <w:rPr>
          <w:rFonts w:ascii="Times New Roman" w:hAnsi="Times New Roman" w:cs="Times New Roman"/>
          <w:lang w:val="en-GB"/>
        </w:rPr>
      </w:pPr>
      <w:del w:id="216" w:author="凯宇" w:date="2020-05-22T01:12:00Z">
        <w:r w:rsidDel="003563D4">
          <w:object w:dxaOrig="16831" w:dyaOrig="13081" w14:anchorId="48CAF962">
            <v:shape id="_x0000_i1034" type="#_x0000_t75" style="width:468pt;height:363.75pt" o:ole="">
              <v:imagedata r:id="rId35" o:title=""/>
            </v:shape>
            <o:OLEObject Type="Embed" ProgID="Visio.Drawing.15" ShapeID="_x0000_i1034" DrawAspect="Content" ObjectID="_1652536879" r:id="rId36"/>
          </w:object>
        </w:r>
      </w:del>
      <w:ins w:id="217" w:author="凯宇" w:date="2020-05-22T01:12:00Z">
        <w:r w:rsidR="003563D4">
          <w:object w:dxaOrig="16846" w:dyaOrig="11400" w14:anchorId="794D6567">
            <v:shape id="_x0000_i1035" type="#_x0000_t75" style="width:467.25pt;height:316.5pt" o:ole="">
              <v:imagedata r:id="rId37" o:title=""/>
            </v:shape>
            <o:OLEObject Type="Embed" ProgID="Visio.Drawing.15" ShapeID="_x0000_i1035" DrawAspect="Content" ObjectID="_1652536880" r:id="rId38"/>
          </w:object>
        </w:r>
      </w:ins>
    </w:p>
    <w:p w14:paraId="402ED91F" w14:textId="77777777" w:rsidR="001E6DEE" w:rsidRPr="00B43077" w:rsidRDefault="001E6DEE" w:rsidP="001E6DE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357AB707" w14:textId="77777777" w:rsidR="00993101" w:rsidDel="00993101" w:rsidRDefault="00993101" w:rsidP="00993101">
      <w:pPr>
        <w:pStyle w:val="af5"/>
        <w:numPr>
          <w:ilvl w:val="0"/>
          <w:numId w:val="16"/>
        </w:numPr>
        <w:spacing w:line="276" w:lineRule="auto"/>
        <w:ind w:firstLineChars="0"/>
        <w:rPr>
          <w:del w:id="218" w:author="凯宇" w:date="2020-05-22T01:15:00Z"/>
          <w:moveTo w:id="219" w:author="凯宇" w:date="2020-05-22T01:15:00Z"/>
          <w:rFonts w:ascii="Times New Roman" w:hAnsi="Times New Roman" w:cs="Times New Roman"/>
          <w:szCs w:val="24"/>
        </w:rPr>
      </w:pPr>
      <w:ins w:id="220" w:author="凯宇" w:date="2020-05-22T01:13:00Z">
        <w:r>
          <w:rPr>
            <w:rFonts w:ascii="Times New Roman" w:hAnsi="Times New Roman" w:cs="Times New Roman" w:hint="eastAsia"/>
            <w:szCs w:val="24"/>
          </w:rPr>
          <w:lastRenderedPageBreak/>
          <w:t>TSP</w:t>
        </w:r>
      </w:ins>
      <w:ins w:id="221" w:author="凯宇" w:date="2020-05-22T01:14:00Z">
        <w:r>
          <w:rPr>
            <w:rFonts w:ascii="Times New Roman" w:hAnsi="Times New Roman" w:cs="Times New Roman" w:hint="eastAsia"/>
            <w:szCs w:val="24"/>
          </w:rPr>
          <w:t>根据更新周期</w:t>
        </w:r>
      </w:ins>
      <w:ins w:id="222" w:author="凯宇" w:date="2020-05-22T01:13:00Z">
        <w:r>
          <w:rPr>
            <w:rFonts w:ascii="Times New Roman" w:hAnsi="Times New Roman" w:cs="Times New Roman" w:hint="eastAsia"/>
            <w:szCs w:val="24"/>
          </w:rPr>
          <w:t>检测蓝牙钥匙</w:t>
        </w:r>
      </w:ins>
      <w:ins w:id="223" w:author="凯宇" w:date="2020-05-22T01:14:00Z">
        <w:r>
          <w:rPr>
            <w:rFonts w:ascii="Times New Roman" w:hAnsi="Times New Roman" w:cs="Times New Roman" w:hint="eastAsia"/>
            <w:szCs w:val="24"/>
          </w:rPr>
          <w:t>需要更新</w:t>
        </w:r>
      </w:ins>
      <w:ins w:id="224" w:author="凯宇" w:date="2020-05-22T01:15:00Z">
        <w:r>
          <w:rPr>
            <w:rFonts w:ascii="Times New Roman" w:hAnsi="Times New Roman" w:cs="Times New Roman" w:hint="eastAsia"/>
            <w:szCs w:val="24"/>
          </w:rPr>
          <w:t>，</w:t>
        </w:r>
      </w:ins>
      <w:moveToRangeStart w:id="225" w:author="凯宇" w:date="2020-05-22T01:15:00Z" w:name="move41002519"/>
      <w:moveTo w:id="226" w:author="凯宇" w:date="2020-05-22T01:15:00Z">
        <w:del w:id="227" w:author="凯宇" w:date="2020-05-22T01:15:00Z">
          <w:r w:rsidDel="00993101">
            <w:rPr>
              <w:rFonts w:ascii="Times New Roman" w:hAnsi="Times New Roman" w:cs="Times New Roman" w:hint="eastAsia"/>
              <w:szCs w:val="24"/>
            </w:rPr>
            <w:delText>TSP</w:delText>
          </w:r>
        </w:del>
        <w:r>
          <w:rPr>
            <w:rFonts w:ascii="Times New Roman" w:hAnsi="Times New Roman" w:cs="Times New Roman" w:hint="eastAsia"/>
            <w:szCs w:val="24"/>
          </w:rPr>
          <w:t>生成新蓝牙钥匙并替换旧蓝牙钥匙与用户信息、车辆信息进行关联</w:t>
        </w:r>
      </w:moveTo>
    </w:p>
    <w:moveToRangeEnd w:id="225"/>
    <w:p w14:paraId="398EC6E8" w14:textId="3FCC58B1" w:rsidR="0024569F" w:rsidRPr="00993101" w:rsidRDefault="00ED2159">
      <w:pPr>
        <w:pStyle w:val="af5"/>
        <w:numPr>
          <w:ilvl w:val="0"/>
          <w:numId w:val="16"/>
        </w:numPr>
        <w:spacing w:line="276" w:lineRule="auto"/>
        <w:ind w:firstLineChars="0"/>
        <w:rPr>
          <w:rFonts w:ascii="Times New Roman" w:hAnsi="Times New Roman" w:cs="Times New Roman"/>
          <w:szCs w:val="24"/>
          <w:rPrChange w:id="228" w:author="凯宇" w:date="2020-05-22T01:15:00Z">
            <w:rPr/>
          </w:rPrChange>
        </w:rPr>
      </w:pPr>
      <w:del w:id="229" w:author="凯宇" w:date="2020-05-22T01:13:00Z">
        <w:r w:rsidRPr="00993101" w:rsidDel="00993101">
          <w:rPr>
            <w:rFonts w:ascii="Times New Roman" w:hAnsi="Times New Roman" w:cs="Times New Roman" w:hint="eastAsia"/>
            <w:szCs w:val="24"/>
            <w:rPrChange w:id="230" w:author="凯宇" w:date="2020-05-22T01:15:00Z">
              <w:rPr>
                <w:rFonts w:hint="eastAsia"/>
              </w:rPr>
            </w:rPrChange>
          </w:rPr>
          <w:delText>车端蓝牙模块</w:delText>
        </w:r>
        <w:r w:rsidR="00C64546" w:rsidRPr="00993101" w:rsidDel="00993101">
          <w:rPr>
            <w:rFonts w:ascii="Times New Roman" w:hAnsi="Times New Roman" w:cs="Times New Roman" w:hint="eastAsia"/>
            <w:szCs w:val="24"/>
            <w:rPrChange w:id="231" w:author="凯宇" w:date="2020-05-22T01:15:00Z">
              <w:rPr>
                <w:rFonts w:hint="eastAsia"/>
              </w:rPr>
            </w:rPrChange>
          </w:rPr>
          <w:delText>根据</w:delText>
        </w:r>
        <w:r w:rsidRPr="00993101" w:rsidDel="00993101">
          <w:rPr>
            <w:rFonts w:ascii="Times New Roman" w:hAnsi="Times New Roman" w:cs="Times New Roman" w:hint="eastAsia"/>
            <w:szCs w:val="24"/>
            <w:rPrChange w:id="232" w:author="凯宇" w:date="2020-05-22T01:15:00Z">
              <w:rPr>
                <w:rFonts w:hint="eastAsia"/>
              </w:rPr>
            </w:rPrChange>
          </w:rPr>
          <w:delText>更新周期向</w:delText>
        </w:r>
        <w:r w:rsidRPr="00993101" w:rsidDel="00993101">
          <w:rPr>
            <w:rFonts w:ascii="Times New Roman" w:hAnsi="Times New Roman" w:cs="Times New Roman"/>
            <w:szCs w:val="24"/>
            <w:rPrChange w:id="233" w:author="凯宇" w:date="2020-05-22T01:15:00Z">
              <w:rPr/>
            </w:rPrChange>
          </w:rPr>
          <w:delText>TSP</w:delText>
        </w:r>
        <w:r w:rsidRPr="00993101" w:rsidDel="00993101">
          <w:rPr>
            <w:rFonts w:ascii="Times New Roman" w:hAnsi="Times New Roman" w:cs="Times New Roman" w:hint="eastAsia"/>
            <w:szCs w:val="24"/>
            <w:rPrChange w:id="234" w:author="凯宇" w:date="2020-05-22T01:15:00Z">
              <w:rPr>
                <w:rFonts w:hint="eastAsia"/>
              </w:rPr>
            </w:rPrChange>
          </w:rPr>
          <w:delText>请求蓝牙钥匙更新</w:delText>
        </w:r>
        <w:r w:rsidR="00C64546" w:rsidRPr="00993101" w:rsidDel="00993101">
          <w:rPr>
            <w:rFonts w:ascii="Times New Roman" w:hAnsi="Times New Roman" w:cs="Times New Roman" w:hint="eastAsia"/>
            <w:szCs w:val="24"/>
            <w:rPrChange w:id="235" w:author="凯宇" w:date="2020-05-22T01:15:00Z">
              <w:rPr>
                <w:rFonts w:hint="eastAsia"/>
              </w:rPr>
            </w:rPrChange>
          </w:rPr>
          <w:delText>，</w:delText>
        </w:r>
        <w:r w:rsidR="00C64546" w:rsidRPr="00993101" w:rsidDel="00993101">
          <w:rPr>
            <w:rFonts w:ascii="Times New Roman" w:hAnsi="Times New Roman" w:cs="Times New Roman"/>
            <w:szCs w:val="24"/>
            <w:rPrChange w:id="236" w:author="凯宇" w:date="2020-05-22T01:15:00Z">
              <w:rPr/>
            </w:rPrChange>
          </w:rPr>
          <w:delText>TSP</w:delText>
        </w:r>
        <w:r w:rsidR="00C64546" w:rsidRPr="00993101" w:rsidDel="00993101">
          <w:rPr>
            <w:rFonts w:ascii="Times New Roman" w:hAnsi="Times New Roman" w:cs="Times New Roman" w:hint="eastAsia"/>
            <w:szCs w:val="24"/>
            <w:rPrChange w:id="237" w:author="凯宇" w:date="2020-05-22T01:15:00Z">
              <w:rPr>
                <w:rFonts w:hint="eastAsia"/>
              </w:rPr>
            </w:rPrChange>
          </w:rPr>
          <w:delText>收到更新请求后需对设备合法性和更新周期进行校验</w:delText>
        </w:r>
      </w:del>
    </w:p>
    <w:p w14:paraId="365AE7C8" w14:textId="411B5EA8" w:rsidR="0024569F" w:rsidDel="00993101" w:rsidRDefault="0024569F" w:rsidP="0093344F">
      <w:pPr>
        <w:pStyle w:val="af5"/>
        <w:numPr>
          <w:ilvl w:val="0"/>
          <w:numId w:val="16"/>
        </w:numPr>
        <w:spacing w:line="276" w:lineRule="auto"/>
        <w:ind w:firstLineChars="0"/>
        <w:rPr>
          <w:moveFrom w:id="238" w:author="凯宇" w:date="2020-05-22T01:16:00Z"/>
          <w:rFonts w:ascii="Times New Roman" w:hAnsi="Times New Roman" w:cs="Times New Roman"/>
          <w:szCs w:val="24"/>
        </w:rPr>
      </w:pPr>
      <w:moveFromRangeStart w:id="239" w:author="凯宇" w:date="2020-05-22T01:16:00Z" w:name="move41002591"/>
      <w:moveFrom w:id="240" w:author="凯宇" w:date="2020-05-22T01:16:00Z">
        <w:r w:rsidDel="00993101">
          <w:rPr>
            <w:rFonts w:ascii="Times New Roman" w:hAnsi="Times New Roman" w:cs="Times New Roman" w:hint="eastAsia"/>
            <w:szCs w:val="24"/>
          </w:rPr>
          <w:t>车主蓝牙钥匙与授权蓝牙钥匙均需定时进行更新，如授权蓝牙钥匙有效期小于更新周期则不需要定期更新</w:t>
        </w:r>
      </w:moveFrom>
    </w:p>
    <w:p w14:paraId="286F6A93" w14:textId="6697F10E" w:rsidR="00EB1A0E" w:rsidDel="00993101" w:rsidRDefault="005112B6" w:rsidP="0093344F">
      <w:pPr>
        <w:pStyle w:val="af5"/>
        <w:numPr>
          <w:ilvl w:val="0"/>
          <w:numId w:val="16"/>
        </w:numPr>
        <w:spacing w:line="276" w:lineRule="auto"/>
        <w:ind w:firstLineChars="0"/>
        <w:rPr>
          <w:moveFrom w:id="241" w:author="凯宇" w:date="2020-05-22T01:15:00Z"/>
          <w:rFonts w:ascii="Times New Roman" w:hAnsi="Times New Roman" w:cs="Times New Roman"/>
          <w:szCs w:val="24"/>
        </w:rPr>
      </w:pPr>
      <w:moveFromRangeStart w:id="242" w:author="凯宇" w:date="2020-05-22T01:15:00Z" w:name="move41002519"/>
      <w:moveFromRangeEnd w:id="239"/>
      <w:moveFrom w:id="243" w:author="凯宇" w:date="2020-05-22T01:15:00Z">
        <w:r w:rsidDel="00993101">
          <w:rPr>
            <w:rFonts w:ascii="Times New Roman" w:hAnsi="Times New Roman" w:cs="Times New Roman" w:hint="eastAsia"/>
            <w:szCs w:val="24"/>
          </w:rPr>
          <w:t>TSP</w:t>
        </w:r>
        <w:r w:rsidR="009924C7" w:rsidDel="00993101">
          <w:rPr>
            <w:rFonts w:ascii="Times New Roman" w:hAnsi="Times New Roman" w:cs="Times New Roman" w:hint="eastAsia"/>
            <w:szCs w:val="24"/>
          </w:rPr>
          <w:t>生成新蓝牙钥匙并替换旧蓝牙钥匙与用户信息、车辆信息</w:t>
        </w:r>
        <w:r w:rsidR="00EB1A0E" w:rsidDel="00993101">
          <w:rPr>
            <w:rFonts w:ascii="Times New Roman" w:hAnsi="Times New Roman" w:cs="Times New Roman" w:hint="eastAsia"/>
            <w:szCs w:val="24"/>
          </w:rPr>
          <w:t>进行关联</w:t>
        </w:r>
      </w:moveFrom>
    </w:p>
    <w:moveFromRangeEnd w:id="242"/>
    <w:p w14:paraId="2A066143" w14:textId="0A185F92" w:rsidR="009924C7" w:rsidRDefault="009924C7" w:rsidP="0093344F">
      <w:pPr>
        <w:pStyle w:val="af5"/>
        <w:numPr>
          <w:ilvl w:val="0"/>
          <w:numId w:val="16"/>
        </w:numPr>
        <w:spacing w:line="276" w:lineRule="auto"/>
        <w:ind w:firstLineChars="0"/>
        <w:rPr>
          <w:rFonts w:ascii="Times New Roman" w:hAnsi="Times New Roman" w:cs="Times New Roman"/>
          <w:szCs w:val="24"/>
        </w:rPr>
      </w:pPr>
      <w:r>
        <w:rPr>
          <w:rFonts w:ascii="Times New Roman" w:hAnsi="Times New Roman" w:cs="Times New Roman" w:hint="eastAsia"/>
          <w:szCs w:val="24"/>
        </w:rPr>
        <w:t>新蓝牙钥匙权限、有效期、有效次数信息与旧蓝牙钥匙相同</w:t>
      </w:r>
    </w:p>
    <w:p w14:paraId="178AD525" w14:textId="4582FEEC" w:rsidR="00B35EA2" w:rsidRDefault="00710D1A" w:rsidP="0093344F">
      <w:pPr>
        <w:pStyle w:val="af5"/>
        <w:numPr>
          <w:ilvl w:val="0"/>
          <w:numId w:val="16"/>
        </w:numPr>
        <w:spacing w:line="276" w:lineRule="auto"/>
        <w:ind w:firstLineChars="0"/>
        <w:rPr>
          <w:rFonts w:ascii="Times New Roman" w:hAnsi="Times New Roman" w:cs="Times New Roman"/>
          <w:szCs w:val="24"/>
        </w:rPr>
      </w:pPr>
      <w:r>
        <w:rPr>
          <w:rFonts w:ascii="Times New Roman" w:hAnsi="Times New Roman" w:cs="Times New Roman" w:hint="eastAsia"/>
          <w:szCs w:val="24"/>
        </w:rPr>
        <w:t>TSP</w:t>
      </w:r>
      <w:r>
        <w:rPr>
          <w:rFonts w:ascii="Times New Roman" w:hAnsi="Times New Roman" w:cs="Times New Roman" w:hint="eastAsia"/>
          <w:szCs w:val="24"/>
        </w:rPr>
        <w:t>将</w:t>
      </w:r>
      <w:r w:rsidR="00C64546">
        <w:rPr>
          <w:rFonts w:ascii="Times New Roman" w:hAnsi="Times New Roman" w:cs="Times New Roman" w:hint="eastAsia"/>
          <w:szCs w:val="24"/>
        </w:rPr>
        <w:t>更</w:t>
      </w:r>
      <w:r>
        <w:rPr>
          <w:rFonts w:ascii="Times New Roman" w:hAnsi="Times New Roman" w:cs="Times New Roman" w:hint="eastAsia"/>
          <w:szCs w:val="24"/>
        </w:rPr>
        <w:t>新后的蓝牙钥匙信息下发至车端蓝牙模块和手机</w:t>
      </w:r>
      <w:r>
        <w:rPr>
          <w:rFonts w:ascii="Times New Roman" w:hAnsi="Times New Roman" w:cs="Times New Roman" w:hint="eastAsia"/>
          <w:szCs w:val="24"/>
        </w:rPr>
        <w:t>APP</w:t>
      </w:r>
      <w:r>
        <w:rPr>
          <w:rFonts w:ascii="Times New Roman" w:hAnsi="Times New Roman" w:cs="Times New Roman" w:hint="eastAsia"/>
          <w:szCs w:val="24"/>
        </w:rPr>
        <w:t>，</w:t>
      </w:r>
      <w:r w:rsidR="009924C7">
        <w:rPr>
          <w:rFonts w:ascii="Times New Roman" w:hAnsi="Times New Roman" w:cs="Times New Roman" w:hint="eastAsia"/>
          <w:szCs w:val="24"/>
        </w:rPr>
        <w:t>替换旧蓝牙钥匙</w:t>
      </w:r>
      <w:r w:rsidR="009924C7">
        <w:rPr>
          <w:rFonts w:ascii="Times New Roman" w:hAnsi="Times New Roman" w:cs="Times New Roman"/>
          <w:szCs w:val="24"/>
        </w:rPr>
        <w:t xml:space="preserve"> </w:t>
      </w:r>
    </w:p>
    <w:p w14:paraId="712DE658" w14:textId="520B333D" w:rsidR="0024569F" w:rsidRDefault="00B35EA2" w:rsidP="0093344F">
      <w:pPr>
        <w:pStyle w:val="af5"/>
        <w:numPr>
          <w:ilvl w:val="0"/>
          <w:numId w:val="16"/>
        </w:numPr>
        <w:spacing w:line="276" w:lineRule="auto"/>
        <w:ind w:firstLineChars="0"/>
        <w:rPr>
          <w:ins w:id="244" w:author="凯宇" w:date="2020-05-22T01:16:00Z"/>
          <w:rFonts w:ascii="Times New Roman" w:hAnsi="Times New Roman" w:cs="Times New Roman"/>
          <w:szCs w:val="24"/>
        </w:rPr>
      </w:pPr>
      <w:r>
        <w:rPr>
          <w:rFonts w:ascii="Times New Roman" w:hAnsi="Times New Roman" w:cs="Times New Roman" w:hint="eastAsia"/>
          <w:szCs w:val="24"/>
        </w:rPr>
        <w:t>TSP</w:t>
      </w:r>
      <w:r w:rsidR="00DE790F">
        <w:rPr>
          <w:rFonts w:ascii="Times New Roman" w:hAnsi="Times New Roman" w:cs="Times New Roman" w:hint="eastAsia"/>
          <w:szCs w:val="24"/>
        </w:rPr>
        <w:t>与</w:t>
      </w:r>
      <w:r>
        <w:rPr>
          <w:rFonts w:ascii="Times New Roman" w:hAnsi="Times New Roman" w:cs="Times New Roman" w:hint="eastAsia"/>
          <w:szCs w:val="24"/>
        </w:rPr>
        <w:t>车端蓝牙模块与手机</w:t>
      </w:r>
      <w:r>
        <w:rPr>
          <w:rFonts w:ascii="Times New Roman" w:hAnsi="Times New Roman" w:cs="Times New Roman" w:hint="eastAsia"/>
          <w:szCs w:val="24"/>
        </w:rPr>
        <w:t>APP</w:t>
      </w:r>
      <w:r w:rsidR="00DE790F">
        <w:rPr>
          <w:rFonts w:ascii="Times New Roman" w:hAnsi="Times New Roman" w:cs="Times New Roman" w:hint="eastAsia"/>
          <w:szCs w:val="24"/>
        </w:rPr>
        <w:t>蓝牙钥匙状态进行同步，</w:t>
      </w:r>
      <w:r w:rsidR="00793623">
        <w:rPr>
          <w:rFonts w:ascii="Times New Roman" w:hAnsi="Times New Roman" w:cs="Times New Roman" w:hint="eastAsia"/>
          <w:szCs w:val="24"/>
        </w:rPr>
        <w:t>保存更新记录</w:t>
      </w:r>
    </w:p>
    <w:p w14:paraId="41492C32" w14:textId="77777777" w:rsidR="00993101" w:rsidDel="00993101" w:rsidRDefault="00993101" w:rsidP="00993101">
      <w:pPr>
        <w:pStyle w:val="af5"/>
        <w:numPr>
          <w:ilvl w:val="0"/>
          <w:numId w:val="16"/>
        </w:numPr>
        <w:spacing w:line="276" w:lineRule="auto"/>
        <w:ind w:firstLineChars="0"/>
        <w:rPr>
          <w:del w:id="245" w:author="凯宇" w:date="2020-05-22T01:16:00Z"/>
          <w:moveTo w:id="246" w:author="凯宇" w:date="2020-05-22T01:16:00Z"/>
          <w:rFonts w:ascii="Times New Roman" w:hAnsi="Times New Roman" w:cs="Times New Roman"/>
          <w:szCs w:val="24"/>
        </w:rPr>
      </w:pPr>
      <w:moveToRangeStart w:id="247" w:author="凯宇" w:date="2020-05-22T01:16:00Z" w:name="move41002591"/>
      <w:moveTo w:id="248" w:author="凯宇" w:date="2020-05-22T01:16:00Z">
        <w:r>
          <w:rPr>
            <w:rFonts w:ascii="Times New Roman" w:hAnsi="Times New Roman" w:cs="Times New Roman" w:hint="eastAsia"/>
            <w:szCs w:val="24"/>
          </w:rPr>
          <w:t>车主蓝牙钥匙与授权蓝牙钥匙均需定时进行更新，如授权蓝牙钥匙有效期小于更新周期则不需要定期更新</w:t>
        </w:r>
      </w:moveTo>
    </w:p>
    <w:moveToRangeEnd w:id="247"/>
    <w:p w14:paraId="12B98DB2" w14:textId="77777777" w:rsidR="00993101" w:rsidRPr="00993101" w:rsidRDefault="00993101">
      <w:pPr>
        <w:pStyle w:val="af5"/>
        <w:numPr>
          <w:ilvl w:val="0"/>
          <w:numId w:val="16"/>
        </w:numPr>
        <w:spacing w:line="276" w:lineRule="auto"/>
        <w:ind w:firstLineChars="0"/>
        <w:rPr>
          <w:rFonts w:ascii="Times New Roman" w:hAnsi="Times New Roman" w:cs="Times New Roman"/>
          <w:szCs w:val="24"/>
          <w:rPrChange w:id="249" w:author="凯宇" w:date="2020-05-22T01:16:00Z">
            <w:rPr/>
          </w:rPrChange>
        </w:rPr>
      </w:pPr>
    </w:p>
    <w:p w14:paraId="5A381C37" w14:textId="77777777" w:rsidR="00A05B3A" w:rsidRPr="00B43077" w:rsidRDefault="00A05B3A" w:rsidP="00A05B3A">
      <w:pPr>
        <w:pStyle w:val="2"/>
        <w:rPr>
          <w:rFonts w:ascii="Times New Roman" w:eastAsia="宋体" w:hAnsi="Times New Roman" w:cs="Times New Roman"/>
          <w:i w:val="0"/>
          <w:iCs w:val="0"/>
          <w:sz w:val="32"/>
          <w:szCs w:val="32"/>
          <w:lang w:eastAsia="zh-CN"/>
        </w:rPr>
      </w:pPr>
      <w:bookmarkStart w:id="250" w:name="_Toc39649726"/>
      <w:r w:rsidRPr="00B43077">
        <w:rPr>
          <w:rFonts w:ascii="Times New Roman" w:eastAsia="宋体" w:hAnsi="Times New Roman" w:cs="Times New Roman"/>
          <w:i w:val="0"/>
          <w:iCs w:val="0"/>
          <w:sz w:val="32"/>
          <w:szCs w:val="32"/>
          <w:lang w:eastAsia="zh-CN"/>
        </w:rPr>
        <w:t>APP</w:t>
      </w:r>
      <w:r w:rsidRPr="00B43077">
        <w:rPr>
          <w:rFonts w:ascii="Times New Roman" w:eastAsia="宋体" w:hAnsi="Times New Roman" w:cs="Times New Roman"/>
          <w:i w:val="0"/>
          <w:iCs w:val="0"/>
          <w:sz w:val="32"/>
          <w:szCs w:val="32"/>
          <w:lang w:eastAsia="zh-CN"/>
        </w:rPr>
        <w:t>功能需求</w:t>
      </w:r>
      <w:bookmarkEnd w:id="250"/>
    </w:p>
    <w:p w14:paraId="359F4B8A" w14:textId="243D1EB7" w:rsidR="00A05B3A" w:rsidRPr="00B43077" w:rsidRDefault="00A05B3A" w:rsidP="00A05B3A">
      <w:pPr>
        <w:pStyle w:val="3"/>
        <w:rPr>
          <w:rFonts w:ascii="Times New Roman" w:eastAsia="宋体" w:hAnsi="Times New Roman" w:cs="Times New Roman"/>
          <w:sz w:val="30"/>
          <w:szCs w:val="30"/>
          <w:lang w:eastAsia="zh-CN"/>
        </w:rPr>
      </w:pPr>
      <w:bookmarkStart w:id="251" w:name="_Toc39649727"/>
      <w:r w:rsidRPr="00B43077">
        <w:rPr>
          <w:rFonts w:ascii="Times New Roman" w:eastAsia="宋体" w:hAnsi="Times New Roman" w:cs="Times New Roman"/>
          <w:sz w:val="30"/>
          <w:szCs w:val="30"/>
          <w:lang w:eastAsia="zh-CN"/>
        </w:rPr>
        <w:t>车主蓝牙钥匙申请</w:t>
      </w:r>
      <w:bookmarkEnd w:id="251"/>
    </w:p>
    <w:p w14:paraId="3706C7A4" w14:textId="77777777" w:rsidR="00A05B3A" w:rsidRPr="00B43077" w:rsidRDefault="00A05B3A" w:rsidP="00A05B3A">
      <w:pPr>
        <w:pStyle w:val="4"/>
        <w:rPr>
          <w:rFonts w:ascii="Times New Roman" w:eastAsia="宋体" w:hAnsi="Times New Roman"/>
          <w:lang w:eastAsia="zh-CN"/>
        </w:rPr>
      </w:pPr>
      <w:bookmarkStart w:id="252" w:name="_Toc39649728"/>
      <w:bookmarkStart w:id="253" w:name="_Hlk39327017"/>
      <w:r w:rsidRPr="00B43077">
        <w:rPr>
          <w:rFonts w:ascii="Times New Roman" w:eastAsia="宋体" w:hAnsi="Times New Roman"/>
          <w:lang w:eastAsia="zh-CN"/>
        </w:rPr>
        <w:t>需求场景</w:t>
      </w:r>
      <w:bookmarkEnd w:id="252"/>
    </w:p>
    <w:p w14:paraId="1A25B293" w14:textId="46DFFC2A" w:rsidR="00A05B3A" w:rsidRPr="00B43077" w:rsidRDefault="00A05B3A" w:rsidP="00A05B3A">
      <w:pPr>
        <w:ind w:firstLineChars="200" w:firstLine="480"/>
        <w:rPr>
          <w:rFonts w:ascii="Times New Roman" w:hAnsi="Times New Roman" w:cs="Times New Roman"/>
          <w:szCs w:val="24"/>
        </w:rPr>
      </w:pPr>
      <w:r w:rsidRPr="00B43077">
        <w:rPr>
          <w:rFonts w:ascii="Times New Roman" w:hAnsi="Times New Roman" w:cs="Times New Roman"/>
          <w:szCs w:val="24"/>
        </w:rPr>
        <w:t>车主</w:t>
      </w:r>
      <w:del w:id="254" w:author="凯宇" w:date="2020-05-21T23:35:00Z">
        <w:r w:rsidRPr="00B43077" w:rsidDel="00276128">
          <w:rPr>
            <w:rFonts w:ascii="Times New Roman" w:hAnsi="Times New Roman" w:cs="Times New Roman"/>
            <w:szCs w:val="24"/>
          </w:rPr>
          <w:delText>购车后</w:delText>
        </w:r>
      </w:del>
      <w:r w:rsidRPr="00B43077">
        <w:rPr>
          <w:rFonts w:ascii="Times New Roman" w:hAnsi="Times New Roman" w:cs="Times New Roman"/>
          <w:szCs w:val="24"/>
        </w:rPr>
        <w:t>绑定</w:t>
      </w:r>
      <w:ins w:id="255" w:author="凯宇" w:date="2020-05-21T23:35:00Z">
        <w:r w:rsidR="00276128">
          <w:rPr>
            <w:rFonts w:ascii="Times New Roman" w:hAnsi="Times New Roman" w:cs="Times New Roman" w:hint="eastAsia"/>
            <w:szCs w:val="24"/>
          </w:rPr>
          <w:t>车辆</w:t>
        </w:r>
      </w:ins>
      <w:r w:rsidRPr="00B43077">
        <w:rPr>
          <w:rFonts w:ascii="Times New Roman" w:hAnsi="Times New Roman" w:cs="Times New Roman"/>
          <w:szCs w:val="24"/>
        </w:rPr>
        <w:t>后，</w:t>
      </w:r>
      <w:ins w:id="256" w:author="凯宇" w:date="2020-05-21T23:37:00Z">
        <w:r w:rsidR="00276128">
          <w:rPr>
            <w:rFonts w:ascii="Times New Roman" w:hAnsi="Times New Roman" w:cs="Times New Roman" w:hint="eastAsia"/>
            <w:szCs w:val="24"/>
          </w:rPr>
          <w:t>希望在无网络情况下，仍可使用</w:t>
        </w:r>
        <w:r w:rsidR="00934C81">
          <w:rPr>
            <w:rFonts w:ascii="Times New Roman" w:hAnsi="Times New Roman" w:cs="Times New Roman" w:hint="eastAsia"/>
            <w:szCs w:val="24"/>
          </w:rPr>
          <w:t>手机</w:t>
        </w:r>
      </w:ins>
      <w:ins w:id="257" w:author="凯宇" w:date="2020-05-21T23:38:00Z">
        <w:r w:rsidR="00934C81">
          <w:rPr>
            <w:rFonts w:ascii="Times New Roman" w:hAnsi="Times New Roman" w:cs="Times New Roman" w:hint="eastAsia"/>
            <w:szCs w:val="24"/>
          </w:rPr>
          <w:t>解锁使用车辆，而无需携带物理钥匙，</w:t>
        </w:r>
      </w:ins>
      <w:r w:rsidRPr="00B43077">
        <w:rPr>
          <w:rFonts w:ascii="Times New Roman" w:hAnsi="Times New Roman" w:cs="Times New Roman"/>
          <w:szCs w:val="24"/>
        </w:rPr>
        <w:t>通过手机</w:t>
      </w:r>
      <w:r w:rsidRPr="00B43077">
        <w:rPr>
          <w:rFonts w:ascii="Times New Roman" w:hAnsi="Times New Roman" w:cs="Times New Roman"/>
          <w:szCs w:val="24"/>
        </w:rPr>
        <w:t>APP</w:t>
      </w:r>
      <w:r w:rsidRPr="00B43077">
        <w:rPr>
          <w:rFonts w:ascii="Times New Roman" w:hAnsi="Times New Roman" w:cs="Times New Roman"/>
          <w:szCs w:val="24"/>
        </w:rPr>
        <w:t>向后台申请车辆蓝牙钥匙</w:t>
      </w:r>
    </w:p>
    <w:p w14:paraId="527B3AE5" w14:textId="77777777" w:rsidR="008160BA" w:rsidRPr="00B43077" w:rsidRDefault="008160BA" w:rsidP="008160BA">
      <w:pPr>
        <w:pStyle w:val="4"/>
        <w:rPr>
          <w:rFonts w:ascii="Times New Roman" w:eastAsia="宋体" w:hAnsi="Times New Roman"/>
          <w:lang w:eastAsia="zh-CN"/>
        </w:rPr>
      </w:pPr>
      <w:bookmarkStart w:id="258" w:name="_Toc39649729"/>
      <w:r w:rsidRPr="00B43077">
        <w:rPr>
          <w:rFonts w:ascii="Times New Roman" w:eastAsia="宋体" w:hAnsi="Times New Roman"/>
          <w:lang w:eastAsia="zh-CN"/>
        </w:rPr>
        <w:t>功能描述</w:t>
      </w:r>
      <w:bookmarkEnd w:id="258"/>
    </w:p>
    <w:p w14:paraId="5C8F4605" w14:textId="50C48910" w:rsidR="008160BA" w:rsidRPr="00B43077" w:rsidRDefault="008160BA" w:rsidP="008160BA">
      <w:pPr>
        <w:ind w:firstLineChars="200" w:firstLine="480"/>
        <w:rPr>
          <w:rFonts w:ascii="Times New Roman" w:hAnsi="Times New Roman" w:cs="Times New Roman"/>
          <w:lang w:val="en-GB"/>
        </w:rPr>
      </w:pPr>
      <w:r w:rsidRPr="00B43077">
        <w:rPr>
          <w:rFonts w:ascii="Times New Roman" w:hAnsi="Times New Roman" w:cs="Times New Roman"/>
          <w:lang w:val="en-GB"/>
        </w:rPr>
        <w:t xml:space="preserve"> </w:t>
      </w:r>
      <w:r w:rsidR="00CB387A">
        <w:rPr>
          <w:rFonts w:ascii="Times New Roman" w:hAnsi="Times New Roman" w:cs="Times New Roman" w:hint="eastAsia"/>
          <w:lang w:val="en-GB"/>
        </w:rPr>
        <w:t>用户通过手机</w:t>
      </w:r>
      <w:r w:rsidR="00CB387A">
        <w:rPr>
          <w:rFonts w:ascii="Times New Roman" w:hAnsi="Times New Roman" w:cs="Times New Roman" w:hint="eastAsia"/>
          <w:lang w:val="en-GB"/>
        </w:rPr>
        <w:t>APP</w:t>
      </w:r>
      <w:r w:rsidR="00A660A6">
        <w:rPr>
          <w:rFonts w:ascii="Times New Roman" w:hAnsi="Times New Roman" w:cs="Times New Roman" w:hint="eastAsia"/>
          <w:lang w:val="en-GB"/>
        </w:rPr>
        <w:t>选择车辆</w:t>
      </w:r>
      <w:r w:rsidR="00CB387A">
        <w:rPr>
          <w:rFonts w:ascii="Times New Roman" w:hAnsi="Times New Roman" w:cs="Times New Roman" w:hint="eastAsia"/>
          <w:lang w:val="en-GB"/>
        </w:rPr>
        <w:t>向</w:t>
      </w:r>
      <w:r w:rsidR="00CB387A">
        <w:rPr>
          <w:rFonts w:ascii="Times New Roman" w:hAnsi="Times New Roman" w:cs="Times New Roman" w:hint="eastAsia"/>
          <w:lang w:val="en-GB"/>
        </w:rPr>
        <w:t>TSP</w:t>
      </w:r>
      <w:r w:rsidR="00CB387A">
        <w:rPr>
          <w:rFonts w:ascii="Times New Roman" w:hAnsi="Times New Roman" w:cs="Times New Roman" w:hint="eastAsia"/>
          <w:lang w:val="en-GB"/>
        </w:rPr>
        <w:t>申请蓝牙钥匙</w:t>
      </w:r>
      <w:r w:rsidR="00A660A6">
        <w:rPr>
          <w:rFonts w:ascii="Times New Roman" w:hAnsi="Times New Roman" w:cs="Times New Roman" w:hint="eastAsia"/>
          <w:lang w:val="en-GB"/>
        </w:rPr>
        <w:t>，并存储至手机</w:t>
      </w:r>
    </w:p>
    <w:p w14:paraId="33407CA2" w14:textId="5CAF53D8" w:rsidR="00A05B3A" w:rsidRPr="00B43077" w:rsidRDefault="001E6DEE" w:rsidP="00A05B3A">
      <w:pPr>
        <w:pStyle w:val="4"/>
        <w:rPr>
          <w:rFonts w:ascii="Times New Roman" w:eastAsia="宋体" w:hAnsi="Times New Roman"/>
          <w:lang w:eastAsia="zh-CN"/>
        </w:rPr>
      </w:pPr>
      <w:bookmarkStart w:id="259" w:name="_Toc39649730"/>
      <w:r w:rsidRPr="00B43077">
        <w:rPr>
          <w:rFonts w:ascii="Times New Roman" w:eastAsia="宋体" w:hAnsi="Times New Roman"/>
          <w:lang w:eastAsia="zh-CN"/>
        </w:rPr>
        <w:lastRenderedPageBreak/>
        <w:t>业务</w:t>
      </w:r>
      <w:r w:rsidR="00A05B3A" w:rsidRPr="00B43077">
        <w:rPr>
          <w:rFonts w:ascii="Times New Roman" w:eastAsia="宋体" w:hAnsi="Times New Roman"/>
          <w:lang w:eastAsia="zh-CN"/>
        </w:rPr>
        <w:t>流程图</w:t>
      </w:r>
      <w:bookmarkEnd w:id="259"/>
    </w:p>
    <w:p w14:paraId="4BFA146A" w14:textId="5CC5DC4B" w:rsidR="00A05B3A" w:rsidRPr="00B43077" w:rsidRDefault="0008756F" w:rsidP="00A05B3A">
      <w:pPr>
        <w:spacing w:line="276" w:lineRule="auto"/>
        <w:ind w:firstLineChars="200" w:firstLine="480"/>
        <w:jc w:val="center"/>
        <w:rPr>
          <w:rFonts w:ascii="Times New Roman" w:hAnsi="Times New Roman" w:cs="Times New Roman"/>
          <w:szCs w:val="24"/>
          <w:lang w:val="en-GB"/>
        </w:rPr>
      </w:pPr>
      <w:r>
        <w:object w:dxaOrig="17656" w:dyaOrig="16426" w14:anchorId="3BF88D2D">
          <v:shape id="_x0000_i1036" type="#_x0000_t75" style="width:435.75pt;height:405.75pt" o:ole="">
            <v:imagedata r:id="rId39" o:title=""/>
          </v:shape>
          <o:OLEObject Type="Embed" ProgID="Visio.Drawing.15" ShapeID="_x0000_i1036" DrawAspect="Content" ObjectID="_1652536881" r:id="rId40"/>
        </w:object>
      </w:r>
    </w:p>
    <w:p w14:paraId="7BBA69DC" w14:textId="4F5E305B" w:rsidR="00EB3DC8" w:rsidRPr="00EB3DC8" w:rsidRDefault="008160BA" w:rsidP="00EB3DC8">
      <w:pPr>
        <w:pStyle w:val="4"/>
        <w:rPr>
          <w:rFonts w:ascii="Times New Roman" w:eastAsia="宋体" w:hAnsi="Times New Roman"/>
          <w:lang w:eastAsia="zh-CN"/>
        </w:rPr>
      </w:pPr>
      <w:bookmarkStart w:id="260" w:name="_Toc39649731"/>
      <w:r w:rsidRPr="00B43077">
        <w:rPr>
          <w:rFonts w:ascii="Times New Roman" w:eastAsia="宋体" w:hAnsi="Times New Roman"/>
          <w:lang w:eastAsia="zh-CN"/>
        </w:rPr>
        <w:t>需求描述</w:t>
      </w:r>
      <w:bookmarkEnd w:id="260"/>
    </w:p>
    <w:p w14:paraId="559E645D" w14:textId="77777777" w:rsidR="003325FE" w:rsidRDefault="00E22F61" w:rsidP="001D6CDA">
      <w:pPr>
        <w:pStyle w:val="af5"/>
        <w:numPr>
          <w:ilvl w:val="0"/>
          <w:numId w:val="19"/>
        </w:numPr>
        <w:ind w:firstLineChars="0"/>
        <w:rPr>
          <w:rFonts w:ascii="Times New Roman" w:hAnsi="Times New Roman" w:cs="Times New Roman"/>
          <w:lang w:val="en-GB"/>
        </w:rPr>
      </w:pPr>
      <w:r w:rsidRPr="00245B2D">
        <w:rPr>
          <w:rFonts w:ascii="Times New Roman" w:hAnsi="Times New Roman" w:cs="Times New Roman"/>
          <w:lang w:val="en-GB"/>
        </w:rPr>
        <w:t>车主通过手机选择需要申请蓝牙钥匙的车辆，在</w:t>
      </w:r>
      <w:r w:rsidR="0046397D" w:rsidRPr="00245B2D">
        <w:rPr>
          <w:rFonts w:ascii="Times New Roman" w:hAnsi="Times New Roman" w:cs="Times New Roman"/>
          <w:lang w:val="en-GB"/>
        </w:rPr>
        <w:t>发起申请时</w:t>
      </w:r>
      <w:r w:rsidRPr="00245B2D">
        <w:rPr>
          <w:rFonts w:ascii="Times New Roman" w:hAnsi="Times New Roman" w:cs="Times New Roman"/>
          <w:lang w:val="en-GB"/>
        </w:rPr>
        <w:t>手机</w:t>
      </w:r>
      <w:r w:rsidRPr="00245B2D">
        <w:rPr>
          <w:rFonts w:ascii="Times New Roman" w:hAnsi="Times New Roman" w:cs="Times New Roman"/>
          <w:lang w:val="en-GB"/>
        </w:rPr>
        <w:t>APP</w:t>
      </w:r>
      <w:r w:rsidRPr="00245B2D">
        <w:rPr>
          <w:rFonts w:ascii="Times New Roman" w:hAnsi="Times New Roman" w:cs="Times New Roman"/>
          <w:lang w:val="en-GB"/>
        </w:rPr>
        <w:t>需</w:t>
      </w:r>
      <w:r w:rsidR="001D6CDA" w:rsidRPr="00245B2D">
        <w:rPr>
          <w:rFonts w:ascii="Times New Roman" w:hAnsi="Times New Roman" w:cs="Times New Roman"/>
          <w:lang w:val="en-GB"/>
        </w:rPr>
        <w:t>对用户身份进行验证，</w:t>
      </w:r>
      <w:r w:rsidR="0046397D" w:rsidRPr="00245B2D">
        <w:rPr>
          <w:rFonts w:ascii="Times New Roman" w:hAnsi="Times New Roman" w:cs="Times New Roman"/>
          <w:lang w:val="en-GB"/>
        </w:rPr>
        <w:t>验证通过后才向</w:t>
      </w:r>
      <w:r w:rsidR="0046397D" w:rsidRPr="00245B2D">
        <w:rPr>
          <w:rFonts w:ascii="Times New Roman" w:hAnsi="Times New Roman" w:cs="Times New Roman"/>
          <w:lang w:val="en-GB"/>
        </w:rPr>
        <w:t>TSP</w:t>
      </w:r>
      <w:r w:rsidR="0046397D" w:rsidRPr="00245B2D">
        <w:rPr>
          <w:rFonts w:ascii="Times New Roman" w:hAnsi="Times New Roman" w:cs="Times New Roman"/>
          <w:lang w:val="en-GB"/>
        </w:rPr>
        <w:t>发起申请</w:t>
      </w:r>
      <w:del w:id="261" w:author="凯宇" w:date="2020-05-22T00:36:00Z">
        <w:r w:rsidR="0046397D" w:rsidRPr="00245B2D" w:rsidDel="00823D7F">
          <w:rPr>
            <w:rFonts w:ascii="Times New Roman" w:hAnsi="Times New Roman" w:cs="Times New Roman"/>
            <w:lang w:val="en-GB"/>
          </w:rPr>
          <w:delText>，</w:delText>
        </w:r>
      </w:del>
    </w:p>
    <w:p w14:paraId="24AD24BC" w14:textId="430768FA" w:rsidR="009B73DE" w:rsidRPr="00245B2D" w:rsidRDefault="001D6CDA" w:rsidP="003325FE">
      <w:pPr>
        <w:pStyle w:val="af5"/>
        <w:ind w:left="900" w:firstLineChars="0" w:firstLine="0"/>
        <w:rPr>
          <w:rFonts w:ascii="Times New Roman" w:hAnsi="Times New Roman" w:cs="Times New Roman"/>
          <w:lang w:val="en-GB"/>
        </w:rPr>
      </w:pPr>
      <w:r w:rsidRPr="00245B2D">
        <w:rPr>
          <w:rFonts w:ascii="Times New Roman" w:hAnsi="Times New Roman" w:cs="Times New Roman"/>
          <w:lang w:val="en-GB"/>
        </w:rPr>
        <w:t>验证方式包括：</w:t>
      </w:r>
      <w:r w:rsidR="00032478">
        <w:rPr>
          <w:rFonts w:ascii="Times New Roman" w:hAnsi="Times New Roman" w:cs="Times New Roman" w:hint="eastAsia"/>
          <w:lang w:val="en-GB"/>
        </w:rPr>
        <w:t>账号</w:t>
      </w:r>
      <w:r w:rsidRPr="00245B2D">
        <w:rPr>
          <w:rFonts w:ascii="Times New Roman" w:hAnsi="Times New Roman" w:cs="Times New Roman"/>
          <w:lang w:val="en-GB"/>
        </w:rPr>
        <w:t>密码、或调用手机指纹识别、面部识别</w:t>
      </w:r>
    </w:p>
    <w:p w14:paraId="3610F054" w14:textId="77777777" w:rsidR="003325FE" w:rsidRDefault="00245B2D" w:rsidP="001D6CDA">
      <w:pPr>
        <w:pStyle w:val="af5"/>
        <w:numPr>
          <w:ilvl w:val="0"/>
          <w:numId w:val="19"/>
        </w:numPr>
        <w:ind w:firstLineChars="0"/>
        <w:rPr>
          <w:rFonts w:ascii="Times New Roman" w:hAnsi="Times New Roman" w:cs="Times New Roman"/>
          <w:lang w:val="en-GB"/>
        </w:rPr>
      </w:pPr>
      <w:r w:rsidRPr="00245B2D">
        <w:rPr>
          <w:rFonts w:ascii="Times New Roman" w:hAnsi="Times New Roman" w:cs="Times New Roman"/>
          <w:lang w:val="en-GB"/>
        </w:rPr>
        <w:t>用户</w:t>
      </w:r>
      <w:r w:rsidR="003D00F0" w:rsidRPr="00245B2D">
        <w:rPr>
          <w:rFonts w:ascii="Times New Roman" w:hAnsi="Times New Roman" w:cs="Times New Roman"/>
          <w:lang w:val="en-GB"/>
        </w:rPr>
        <w:t>验证通过后，手机</w:t>
      </w:r>
      <w:r w:rsidR="003D00F0" w:rsidRPr="00245B2D">
        <w:rPr>
          <w:rFonts w:ascii="Times New Roman" w:hAnsi="Times New Roman" w:cs="Times New Roman"/>
          <w:lang w:val="en-GB"/>
        </w:rPr>
        <w:t>APP</w:t>
      </w:r>
      <w:r w:rsidR="003D00F0" w:rsidRPr="00245B2D">
        <w:rPr>
          <w:rFonts w:ascii="Times New Roman" w:hAnsi="Times New Roman" w:cs="Times New Roman"/>
          <w:lang w:val="en-GB"/>
        </w:rPr>
        <w:t>组织蓝牙钥匙申请信息，并发送至</w:t>
      </w:r>
      <w:r w:rsidR="003D00F0" w:rsidRPr="00245B2D">
        <w:rPr>
          <w:rFonts w:ascii="Times New Roman" w:hAnsi="Times New Roman" w:cs="Times New Roman"/>
          <w:lang w:val="en-GB"/>
        </w:rPr>
        <w:t>TSP</w:t>
      </w:r>
      <w:commentRangeStart w:id="262"/>
      <w:commentRangeStart w:id="263"/>
      <w:r w:rsidR="003D00F0" w:rsidRPr="00245B2D">
        <w:rPr>
          <w:rFonts w:ascii="Times New Roman" w:hAnsi="Times New Roman" w:cs="Times New Roman"/>
          <w:lang w:val="en-GB"/>
        </w:rPr>
        <w:t>平台</w:t>
      </w:r>
      <w:commentRangeEnd w:id="262"/>
      <w:r w:rsidR="00892824">
        <w:rPr>
          <w:rStyle w:val="af7"/>
        </w:rPr>
        <w:commentReference w:id="262"/>
      </w:r>
      <w:commentRangeEnd w:id="263"/>
      <w:r w:rsidR="00934C81">
        <w:rPr>
          <w:rStyle w:val="af7"/>
        </w:rPr>
        <w:commentReference w:id="263"/>
      </w:r>
      <w:del w:id="264" w:author="凯宇" w:date="2020-05-22T00:36:00Z">
        <w:r w:rsidR="003D00F0" w:rsidRPr="00245B2D" w:rsidDel="00823D7F">
          <w:rPr>
            <w:rFonts w:ascii="Times New Roman" w:hAnsi="Times New Roman" w:cs="Times New Roman"/>
            <w:lang w:val="en-GB"/>
          </w:rPr>
          <w:delText>，</w:delText>
        </w:r>
      </w:del>
    </w:p>
    <w:p w14:paraId="390055E5" w14:textId="73758C02" w:rsidR="001D6CDA" w:rsidRDefault="003D00F0" w:rsidP="003325FE">
      <w:pPr>
        <w:pStyle w:val="af5"/>
        <w:ind w:left="900" w:firstLineChars="0" w:firstLine="0"/>
        <w:rPr>
          <w:rFonts w:ascii="Times New Roman" w:hAnsi="Times New Roman" w:cs="Times New Roman"/>
          <w:lang w:val="en-GB"/>
        </w:rPr>
      </w:pPr>
      <w:r w:rsidRPr="00245B2D">
        <w:rPr>
          <w:rFonts w:ascii="Times New Roman" w:hAnsi="Times New Roman" w:cs="Times New Roman"/>
          <w:lang w:val="en-GB"/>
        </w:rPr>
        <w:t>申请信息包含：</w:t>
      </w:r>
      <w:r w:rsidR="009B166C">
        <w:rPr>
          <w:rFonts w:ascii="Times New Roman" w:hAnsi="Times New Roman" w:cs="Times New Roman" w:hint="eastAsia"/>
          <w:lang w:val="en-GB"/>
        </w:rPr>
        <w:t>车主</w:t>
      </w:r>
      <w:r w:rsidRPr="00245B2D">
        <w:rPr>
          <w:rFonts w:ascii="Times New Roman" w:hAnsi="Times New Roman" w:cs="Times New Roman"/>
          <w:lang w:val="en-GB"/>
        </w:rPr>
        <w:t>手机号、车辆</w:t>
      </w:r>
      <w:r w:rsidR="00E57E94" w:rsidRPr="00245B2D">
        <w:rPr>
          <w:rFonts w:ascii="Times New Roman" w:hAnsi="Times New Roman" w:cs="Times New Roman"/>
          <w:lang w:val="en-GB"/>
        </w:rPr>
        <w:t>VIN</w:t>
      </w:r>
      <w:r w:rsidR="00E57E94" w:rsidRPr="00245B2D">
        <w:rPr>
          <w:rFonts w:ascii="Times New Roman" w:hAnsi="Times New Roman" w:cs="Times New Roman"/>
          <w:lang w:val="en-GB"/>
        </w:rPr>
        <w:t>、手机</w:t>
      </w:r>
      <w:ins w:id="265" w:author="凯宇" w:date="2020-05-21T23:41:00Z">
        <w:r w:rsidR="00934C81">
          <w:rPr>
            <w:rFonts w:ascii="Times New Roman" w:hAnsi="Times New Roman" w:cs="Times New Roman" w:hint="eastAsia"/>
            <w:lang w:val="en-GB"/>
          </w:rPr>
          <w:t>设备信息</w:t>
        </w:r>
      </w:ins>
      <w:del w:id="266" w:author="凯宇" w:date="2020-05-21T23:41:00Z">
        <w:r w:rsidR="00A7463A" w:rsidDel="00934C81">
          <w:rPr>
            <w:rFonts w:ascii="Times New Roman" w:hAnsi="Times New Roman" w:cs="Times New Roman"/>
            <w:lang w:val="en-GB"/>
          </w:rPr>
          <w:delText>IMEI</w:delText>
        </w:r>
      </w:del>
      <w:r w:rsidR="00E57E94" w:rsidRPr="00245B2D">
        <w:rPr>
          <w:rFonts w:ascii="Times New Roman" w:hAnsi="Times New Roman" w:cs="Times New Roman"/>
          <w:lang w:val="en-GB"/>
        </w:rPr>
        <w:t>、手机蓝牙</w:t>
      </w:r>
      <w:r w:rsidR="00E57E94" w:rsidRPr="00245B2D">
        <w:rPr>
          <w:rFonts w:ascii="Times New Roman" w:hAnsi="Times New Roman" w:cs="Times New Roman"/>
          <w:lang w:val="en-GB"/>
        </w:rPr>
        <w:t>MAC</w:t>
      </w:r>
    </w:p>
    <w:p w14:paraId="1F770EF6" w14:textId="48BCEFFA" w:rsidR="00245B2D" w:rsidRDefault="00CC295D" w:rsidP="001D6CDA">
      <w:pPr>
        <w:pStyle w:val="af5"/>
        <w:numPr>
          <w:ilvl w:val="0"/>
          <w:numId w:val="19"/>
        </w:numPr>
        <w:ind w:firstLineChars="0"/>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需与</w:t>
      </w:r>
      <w:r>
        <w:rPr>
          <w:rFonts w:ascii="Times New Roman" w:hAnsi="Times New Roman" w:cs="Times New Roman" w:hint="eastAsia"/>
          <w:lang w:val="en-GB"/>
        </w:rPr>
        <w:t>TSP</w:t>
      </w:r>
      <w:r>
        <w:rPr>
          <w:rFonts w:ascii="Times New Roman" w:hAnsi="Times New Roman" w:cs="Times New Roman" w:hint="eastAsia"/>
          <w:lang w:val="en-GB"/>
        </w:rPr>
        <w:t>建立安全连接，并对申请信息做加密处理</w:t>
      </w:r>
    </w:p>
    <w:p w14:paraId="64F2E15E" w14:textId="440372E9" w:rsidR="00D45114" w:rsidRDefault="00D45114" w:rsidP="001D6CDA">
      <w:pPr>
        <w:pStyle w:val="af5"/>
        <w:numPr>
          <w:ilvl w:val="0"/>
          <w:numId w:val="19"/>
        </w:numPr>
        <w:ind w:firstLineChars="0"/>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接收</w:t>
      </w:r>
      <w:r>
        <w:rPr>
          <w:rFonts w:ascii="Times New Roman" w:hAnsi="Times New Roman" w:cs="Times New Roman" w:hint="eastAsia"/>
          <w:lang w:val="en-GB"/>
        </w:rPr>
        <w:t>TSP</w:t>
      </w:r>
      <w:r>
        <w:rPr>
          <w:rFonts w:ascii="Times New Roman" w:hAnsi="Times New Roman" w:cs="Times New Roman" w:hint="eastAsia"/>
          <w:lang w:val="en-GB"/>
        </w:rPr>
        <w:t>下发的蓝牙钥匙，需对蓝牙钥匙进行验证，确定钥匙的合法性</w:t>
      </w:r>
    </w:p>
    <w:p w14:paraId="535C3CCB" w14:textId="5F35A0E5" w:rsidR="00D45114" w:rsidRDefault="00D45114" w:rsidP="001D6CDA">
      <w:pPr>
        <w:pStyle w:val="af5"/>
        <w:numPr>
          <w:ilvl w:val="0"/>
          <w:numId w:val="19"/>
        </w:numPr>
        <w:ind w:firstLineChars="0"/>
        <w:rPr>
          <w:rFonts w:ascii="Times New Roman" w:hAnsi="Times New Roman" w:cs="Times New Roman"/>
          <w:lang w:val="en-GB"/>
        </w:rPr>
      </w:pPr>
      <w:r>
        <w:rPr>
          <w:rFonts w:ascii="Times New Roman" w:hAnsi="Times New Roman" w:cs="Times New Roman" w:hint="eastAsia"/>
          <w:lang w:val="en-GB"/>
        </w:rPr>
        <w:lastRenderedPageBreak/>
        <w:t>验证通过后手机</w:t>
      </w:r>
      <w:r>
        <w:rPr>
          <w:rFonts w:ascii="Times New Roman" w:hAnsi="Times New Roman" w:cs="Times New Roman" w:hint="eastAsia"/>
          <w:lang w:val="en-GB"/>
        </w:rPr>
        <w:t>APP</w:t>
      </w:r>
      <w:r>
        <w:rPr>
          <w:rFonts w:ascii="Times New Roman" w:hAnsi="Times New Roman" w:cs="Times New Roman" w:hint="eastAsia"/>
          <w:lang w:val="en-GB"/>
        </w:rPr>
        <w:t>将蓝牙钥匙信息</w:t>
      </w:r>
      <w:r w:rsidR="00032478">
        <w:rPr>
          <w:rFonts w:ascii="Times New Roman" w:hAnsi="Times New Roman" w:cs="Times New Roman" w:hint="eastAsia"/>
          <w:lang w:val="en-GB"/>
        </w:rPr>
        <w:t>进行安全存储</w:t>
      </w:r>
    </w:p>
    <w:p w14:paraId="3CD34DA9" w14:textId="134F387E" w:rsidR="00D45114" w:rsidRDefault="00D45114" w:rsidP="001D6CDA">
      <w:pPr>
        <w:pStyle w:val="af5"/>
        <w:numPr>
          <w:ilvl w:val="0"/>
          <w:numId w:val="19"/>
        </w:numPr>
        <w:ind w:firstLineChars="0"/>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需对运行环境进行校验，当检测到手机已越狱或</w:t>
      </w:r>
      <w:r>
        <w:rPr>
          <w:rFonts w:ascii="Times New Roman" w:hAnsi="Times New Roman" w:cs="Times New Roman" w:hint="eastAsia"/>
          <w:lang w:val="en-GB"/>
        </w:rPr>
        <w:t>ROOT</w:t>
      </w:r>
      <w:r>
        <w:rPr>
          <w:rFonts w:ascii="Times New Roman" w:hAnsi="Times New Roman" w:cs="Times New Roman" w:hint="eastAsia"/>
          <w:lang w:val="en-GB"/>
        </w:rPr>
        <w:t>时，不允许申请蓝牙钥匙</w:t>
      </w:r>
    </w:p>
    <w:p w14:paraId="6136F81D" w14:textId="549CD833" w:rsidR="00D45114" w:rsidRDefault="00D45114" w:rsidP="001D6CDA">
      <w:pPr>
        <w:pStyle w:val="af5"/>
        <w:numPr>
          <w:ilvl w:val="0"/>
          <w:numId w:val="19"/>
        </w:numPr>
        <w:ind w:firstLineChars="0"/>
        <w:rPr>
          <w:rFonts w:ascii="Times New Roman" w:hAnsi="Times New Roman" w:cs="Times New Roman"/>
          <w:lang w:val="en-GB"/>
        </w:rPr>
      </w:pPr>
      <w:r>
        <w:rPr>
          <w:rFonts w:ascii="Times New Roman" w:hAnsi="Times New Roman" w:cs="Times New Roman" w:hint="eastAsia"/>
          <w:lang w:val="en-GB"/>
        </w:rPr>
        <w:t>车主在申请蓝牙钥匙时，如车辆处于离线状态，</w:t>
      </w:r>
      <w:r w:rsidR="00032478">
        <w:rPr>
          <w:rFonts w:ascii="Times New Roman" w:hAnsi="Times New Roman" w:cs="Times New Roman" w:hint="eastAsia"/>
          <w:lang w:val="en-GB"/>
        </w:rPr>
        <w:t>车端蓝牙钥匙信息将过手机</w:t>
      </w:r>
      <w:r w:rsidR="00032478">
        <w:rPr>
          <w:rFonts w:ascii="Times New Roman" w:hAnsi="Times New Roman" w:cs="Times New Roman" w:hint="eastAsia"/>
          <w:lang w:val="en-GB"/>
        </w:rPr>
        <w:t>APP</w:t>
      </w:r>
      <w:r w:rsidR="00032478">
        <w:rPr>
          <w:rFonts w:ascii="Times New Roman" w:hAnsi="Times New Roman" w:cs="Times New Roman" w:hint="eastAsia"/>
          <w:lang w:val="en-GB"/>
        </w:rPr>
        <w:t>下发至车辆。</w:t>
      </w: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需</w:t>
      </w:r>
      <w:r w:rsidR="00032478">
        <w:rPr>
          <w:rFonts w:ascii="Times New Roman" w:hAnsi="Times New Roman" w:cs="Times New Roman" w:hint="eastAsia"/>
          <w:lang w:val="en-GB"/>
        </w:rPr>
        <w:t>对车端蓝牙钥匙信息进行验证，验证通过后进行安全存储</w:t>
      </w:r>
      <w:r w:rsidR="003325FE">
        <w:rPr>
          <w:rFonts w:ascii="Times New Roman" w:hAnsi="Times New Roman" w:cs="Times New Roman" w:hint="eastAsia"/>
          <w:lang w:val="en-GB"/>
        </w:rPr>
        <w:t>，当</w:t>
      </w:r>
      <w:r w:rsidR="00696D57">
        <w:rPr>
          <w:rFonts w:ascii="Times New Roman" w:hAnsi="Times New Roman" w:cs="Times New Roman" w:hint="eastAsia"/>
          <w:lang w:val="en-GB"/>
        </w:rPr>
        <w:t>用户与车辆建立连接时将蓝牙钥匙传输至车端蓝牙模块</w:t>
      </w:r>
    </w:p>
    <w:p w14:paraId="201EF7B8" w14:textId="10EFAC8E" w:rsidR="00A67D11" w:rsidRPr="00A67D11" w:rsidRDefault="00A67D11" w:rsidP="00A67D11">
      <w:pPr>
        <w:pStyle w:val="af5"/>
        <w:numPr>
          <w:ilvl w:val="0"/>
          <w:numId w:val="19"/>
        </w:numPr>
        <w:ind w:firstLineChars="0"/>
        <w:rPr>
          <w:rFonts w:ascii="Times New Roman" w:hAnsi="Times New Roman" w:cs="Times New Roman"/>
          <w:lang w:val="en-GB"/>
        </w:rPr>
      </w:pPr>
      <w:r>
        <w:rPr>
          <w:rFonts w:ascii="Times New Roman" w:hAnsi="Times New Roman" w:cs="Times New Roman" w:hint="eastAsia"/>
          <w:lang w:val="en-GB"/>
        </w:rPr>
        <w:t>在进行蓝牙传输时，如传输失败，需提醒用户重新连接蓝牙进行传输</w:t>
      </w:r>
    </w:p>
    <w:p w14:paraId="3AAB8341" w14:textId="4ABD4C9D" w:rsidR="001E5479" w:rsidRDefault="001E5479" w:rsidP="001D6CDA">
      <w:pPr>
        <w:pStyle w:val="af5"/>
        <w:numPr>
          <w:ilvl w:val="0"/>
          <w:numId w:val="19"/>
        </w:numPr>
        <w:ind w:firstLineChars="0"/>
        <w:rPr>
          <w:ins w:id="267" w:author="凯宇" w:date="2020-05-19T17:03:00Z"/>
          <w:rFonts w:ascii="Times New Roman" w:hAnsi="Times New Roman" w:cs="Times New Roman"/>
          <w:lang w:val="en-GB"/>
        </w:rPr>
      </w:pPr>
      <w:r>
        <w:rPr>
          <w:rFonts w:ascii="Times New Roman" w:hAnsi="Times New Roman" w:cs="Times New Roman" w:hint="eastAsia"/>
          <w:lang w:val="en-GB"/>
        </w:rPr>
        <w:t>蓝牙钥匙下发完成后，手机</w:t>
      </w:r>
      <w:r>
        <w:rPr>
          <w:rFonts w:ascii="Times New Roman" w:hAnsi="Times New Roman" w:cs="Times New Roman" w:hint="eastAsia"/>
          <w:lang w:val="en-GB"/>
        </w:rPr>
        <w:t>APP</w:t>
      </w:r>
      <w:r>
        <w:rPr>
          <w:rFonts w:ascii="Times New Roman" w:hAnsi="Times New Roman" w:cs="Times New Roman" w:hint="eastAsia"/>
          <w:lang w:val="en-GB"/>
        </w:rPr>
        <w:t>需向</w:t>
      </w:r>
      <w:r>
        <w:rPr>
          <w:rFonts w:ascii="Times New Roman" w:hAnsi="Times New Roman" w:cs="Times New Roman" w:hint="eastAsia"/>
          <w:lang w:val="en-GB"/>
        </w:rPr>
        <w:t>TSP</w:t>
      </w:r>
      <w:r>
        <w:rPr>
          <w:rFonts w:ascii="Times New Roman" w:hAnsi="Times New Roman" w:cs="Times New Roman" w:hint="eastAsia"/>
          <w:lang w:val="en-GB"/>
        </w:rPr>
        <w:t>同步蓝牙钥匙状态</w:t>
      </w:r>
    </w:p>
    <w:p w14:paraId="5B3107D0" w14:textId="0C7BEB00" w:rsidR="00A06C94" w:rsidRDefault="00A06C94" w:rsidP="001D6CDA">
      <w:pPr>
        <w:pStyle w:val="af5"/>
        <w:numPr>
          <w:ilvl w:val="0"/>
          <w:numId w:val="19"/>
        </w:numPr>
        <w:ind w:firstLineChars="0"/>
        <w:rPr>
          <w:rFonts w:ascii="Times New Roman" w:hAnsi="Times New Roman" w:cs="Times New Roman"/>
          <w:lang w:val="en-GB"/>
        </w:rPr>
      </w:pPr>
      <w:ins w:id="268" w:author="凯宇" w:date="2020-05-19T17:03:00Z">
        <w:r>
          <w:rPr>
            <w:rFonts w:ascii="Times New Roman" w:hAnsi="Times New Roman" w:cs="Times New Roman" w:hint="eastAsia"/>
            <w:lang w:val="en-GB"/>
          </w:rPr>
          <w:t>车主账号允许在</w:t>
        </w:r>
        <w:r>
          <w:rPr>
            <w:rFonts w:ascii="Times New Roman" w:hAnsi="Times New Roman" w:cs="Times New Roman" w:hint="eastAsia"/>
            <w:lang w:val="en-GB"/>
          </w:rPr>
          <w:t>4</w:t>
        </w:r>
        <w:r>
          <w:rPr>
            <w:rFonts w:ascii="Times New Roman" w:hAnsi="Times New Roman" w:cs="Times New Roman" w:hint="eastAsia"/>
            <w:lang w:val="en-GB"/>
          </w:rPr>
          <w:t>台设备上申请蓝牙钥匙，但是</w:t>
        </w:r>
      </w:ins>
      <w:ins w:id="269" w:author="凯宇" w:date="2020-05-19T17:04:00Z">
        <w:r>
          <w:rPr>
            <w:rFonts w:ascii="Times New Roman" w:hAnsi="Times New Roman" w:cs="Times New Roman" w:hint="eastAsia"/>
            <w:lang w:val="en-GB"/>
          </w:rPr>
          <w:t>只允许同时在一台设备上登录</w:t>
        </w:r>
      </w:ins>
      <w:ins w:id="270" w:author="凯宇" w:date="2020-05-19T17:05:00Z">
        <w:r>
          <w:rPr>
            <w:rFonts w:ascii="Times New Roman" w:hAnsi="Times New Roman" w:cs="Times New Roman" w:hint="eastAsia"/>
            <w:lang w:val="en-GB"/>
          </w:rPr>
          <w:t>，</w:t>
        </w:r>
      </w:ins>
      <w:ins w:id="271" w:author="凯宇" w:date="2020-05-19T17:09:00Z">
        <w:r>
          <w:rPr>
            <w:rFonts w:ascii="Times New Roman" w:hAnsi="Times New Roman" w:cs="Times New Roman" w:hint="eastAsia"/>
            <w:lang w:val="en-GB"/>
          </w:rPr>
          <w:t>车主只可使用处于</w:t>
        </w:r>
      </w:ins>
      <w:ins w:id="272" w:author="凯宇" w:date="2020-05-19T17:04:00Z">
        <w:r>
          <w:rPr>
            <w:rFonts w:ascii="Times New Roman" w:hAnsi="Times New Roman" w:cs="Times New Roman" w:hint="eastAsia"/>
            <w:lang w:val="en-GB"/>
          </w:rPr>
          <w:t>登录状态的设备上</w:t>
        </w:r>
      </w:ins>
      <w:ins w:id="273" w:author="凯宇" w:date="2020-05-19T17:10:00Z">
        <w:r>
          <w:rPr>
            <w:rFonts w:ascii="Times New Roman" w:hAnsi="Times New Roman" w:cs="Times New Roman" w:hint="eastAsia"/>
            <w:lang w:val="en-GB"/>
          </w:rPr>
          <w:t>的</w:t>
        </w:r>
      </w:ins>
      <w:ins w:id="274" w:author="凯宇" w:date="2020-05-19T17:04:00Z">
        <w:r>
          <w:rPr>
            <w:rFonts w:ascii="Times New Roman" w:hAnsi="Times New Roman" w:cs="Times New Roman" w:hint="eastAsia"/>
            <w:lang w:val="en-GB"/>
          </w:rPr>
          <w:t>蓝牙钥匙</w:t>
        </w:r>
      </w:ins>
    </w:p>
    <w:p w14:paraId="70A31163" w14:textId="4AF9D62E" w:rsidR="00C64546" w:rsidRDefault="00845ED5" w:rsidP="001D6CDA">
      <w:pPr>
        <w:pStyle w:val="af5"/>
        <w:numPr>
          <w:ilvl w:val="0"/>
          <w:numId w:val="19"/>
        </w:numPr>
        <w:ind w:firstLineChars="0"/>
        <w:rPr>
          <w:rFonts w:ascii="Times New Roman" w:hAnsi="Times New Roman" w:cs="Times New Roman"/>
          <w:lang w:val="en-GB"/>
        </w:rPr>
      </w:pPr>
      <w:r>
        <w:rPr>
          <w:rFonts w:ascii="Times New Roman" w:hAnsi="Times New Roman" w:cs="Times New Roman" w:hint="eastAsia"/>
          <w:lang w:val="en-GB"/>
        </w:rPr>
        <w:t>申请蓝牙钥匙时</w:t>
      </w:r>
      <w:r w:rsidR="001E6E36">
        <w:rPr>
          <w:rFonts w:ascii="Times New Roman" w:hAnsi="Times New Roman" w:cs="Times New Roman" w:hint="eastAsia"/>
          <w:lang w:val="en-GB"/>
        </w:rPr>
        <w:t>，</w:t>
      </w:r>
      <w:r>
        <w:rPr>
          <w:rFonts w:ascii="Times New Roman" w:hAnsi="Times New Roman" w:cs="Times New Roman" w:hint="eastAsia"/>
          <w:lang w:val="en-GB"/>
        </w:rPr>
        <w:t>如</w:t>
      </w:r>
      <w:r w:rsidR="00C64546">
        <w:rPr>
          <w:rFonts w:ascii="Times New Roman" w:hAnsi="Times New Roman" w:cs="Times New Roman" w:hint="eastAsia"/>
          <w:lang w:val="en-GB"/>
        </w:rPr>
        <w:t>APP</w:t>
      </w:r>
      <w:r w:rsidR="00C64546">
        <w:rPr>
          <w:rFonts w:ascii="Times New Roman" w:hAnsi="Times New Roman" w:cs="Times New Roman" w:hint="eastAsia"/>
          <w:lang w:val="en-GB"/>
        </w:rPr>
        <w:t>未连接网络，需告知用户需连接网络进行申请</w:t>
      </w:r>
    </w:p>
    <w:p w14:paraId="7352B60E" w14:textId="6898AA94" w:rsidR="003717B5" w:rsidRPr="004278E8" w:rsidRDefault="003717B5" w:rsidP="003717B5">
      <w:pPr>
        <w:pStyle w:val="af5"/>
        <w:numPr>
          <w:ilvl w:val="0"/>
          <w:numId w:val="19"/>
        </w:numPr>
        <w:ind w:firstLineChars="0"/>
        <w:rPr>
          <w:ins w:id="275" w:author="凯宇" w:date="2020-05-21T23:48:00Z"/>
          <w:rFonts w:ascii="Times New Roman" w:hAnsi="Times New Roman" w:cs="Times New Roman"/>
          <w:lang w:val="en-GB"/>
        </w:rPr>
      </w:pPr>
      <w:ins w:id="276" w:author="凯宇" w:date="2020-05-21T23:48:00Z">
        <w:r>
          <w:rPr>
            <w:rFonts w:ascii="Times New Roman" w:hAnsi="Times New Roman" w:cs="Times New Roman" w:hint="eastAsia"/>
            <w:lang w:val="en-GB"/>
          </w:rPr>
          <w:t>生成下发过程中如</w:t>
        </w:r>
        <w:r>
          <w:rPr>
            <w:rFonts w:ascii="Times New Roman" w:hAnsi="Times New Roman" w:cs="Times New Roman" w:hint="eastAsia"/>
            <w:lang w:val="en-GB"/>
          </w:rPr>
          <w:t>APP</w:t>
        </w:r>
        <w:r>
          <w:rPr>
            <w:rFonts w:ascii="Times New Roman" w:hAnsi="Times New Roman" w:cs="Times New Roman" w:hint="eastAsia"/>
            <w:lang w:val="en-GB"/>
          </w:rPr>
          <w:t>奔溃、网络中断或其它原因导致下发失败，</w:t>
        </w:r>
        <w:r>
          <w:rPr>
            <w:rFonts w:ascii="Times New Roman" w:hAnsi="Times New Roman" w:cs="Times New Roman" w:hint="eastAsia"/>
            <w:lang w:val="en-GB"/>
          </w:rPr>
          <w:t>TSP</w:t>
        </w:r>
        <w:r>
          <w:rPr>
            <w:rFonts w:ascii="Times New Roman" w:hAnsi="Times New Roman" w:cs="Times New Roman" w:hint="eastAsia"/>
            <w:lang w:val="en-GB"/>
          </w:rPr>
          <w:t>应记录失败原因，若失败次数在</w:t>
        </w:r>
        <w:r>
          <w:rPr>
            <w:rFonts w:ascii="Times New Roman" w:hAnsi="Times New Roman" w:cs="Times New Roman" w:hint="eastAsia"/>
            <w:lang w:val="en-GB"/>
          </w:rPr>
          <w:t>5</w:t>
        </w:r>
        <w:r>
          <w:rPr>
            <w:rFonts w:ascii="Times New Roman" w:hAnsi="Times New Roman" w:cs="Times New Roman" w:hint="eastAsia"/>
            <w:lang w:val="en-GB"/>
          </w:rPr>
          <w:t>次之内则在与</w:t>
        </w:r>
      </w:ins>
      <w:ins w:id="277" w:author="凯宇" w:date="2020-05-21T23:49:00Z">
        <w:r>
          <w:rPr>
            <w:rFonts w:ascii="Times New Roman" w:hAnsi="Times New Roman" w:cs="Times New Roman" w:hint="eastAsia"/>
            <w:lang w:val="en-GB"/>
          </w:rPr>
          <w:t>TSP</w:t>
        </w:r>
      </w:ins>
      <w:ins w:id="278" w:author="凯宇" w:date="2020-05-21T23:48:00Z">
        <w:r>
          <w:rPr>
            <w:rFonts w:ascii="Times New Roman" w:hAnsi="Times New Roman" w:cs="Times New Roman" w:hint="eastAsia"/>
            <w:lang w:val="en-GB"/>
          </w:rPr>
          <w:t>再次建立连接时自动恢复下发，无需再次发起申请，若超出</w:t>
        </w:r>
        <w:r>
          <w:rPr>
            <w:rFonts w:ascii="Times New Roman" w:hAnsi="Times New Roman" w:cs="Times New Roman" w:hint="eastAsia"/>
            <w:lang w:val="en-GB"/>
          </w:rPr>
          <w:t>5</w:t>
        </w:r>
        <w:r>
          <w:rPr>
            <w:rFonts w:ascii="Times New Roman" w:hAnsi="Times New Roman" w:cs="Times New Roman" w:hint="eastAsia"/>
            <w:lang w:val="en-GB"/>
          </w:rPr>
          <w:t>次，需提醒用户重新发起申请</w:t>
        </w:r>
      </w:ins>
    </w:p>
    <w:p w14:paraId="4DF0E0B7" w14:textId="068339F2" w:rsidR="00C64546" w:rsidRPr="00245B2D" w:rsidDel="003717B5" w:rsidRDefault="00C64546" w:rsidP="001D6CDA">
      <w:pPr>
        <w:pStyle w:val="af5"/>
        <w:numPr>
          <w:ilvl w:val="0"/>
          <w:numId w:val="19"/>
        </w:numPr>
        <w:ind w:firstLineChars="0"/>
        <w:rPr>
          <w:del w:id="279" w:author="凯宇" w:date="2020-05-21T23:48:00Z"/>
          <w:rFonts w:ascii="Times New Roman" w:hAnsi="Times New Roman" w:cs="Times New Roman"/>
          <w:lang w:val="en-GB"/>
        </w:rPr>
      </w:pPr>
      <w:del w:id="280" w:author="凯宇" w:date="2020-05-21T23:48:00Z">
        <w:r w:rsidDel="003717B5">
          <w:rPr>
            <w:rFonts w:ascii="Times New Roman" w:hAnsi="Times New Roman" w:cs="Times New Roman" w:hint="eastAsia"/>
            <w:lang w:val="en-GB"/>
          </w:rPr>
          <w:delText>申请和下发过程中，手机</w:delText>
        </w:r>
        <w:r w:rsidDel="003717B5">
          <w:rPr>
            <w:rFonts w:ascii="Times New Roman" w:hAnsi="Times New Roman" w:cs="Times New Roman" w:hint="eastAsia"/>
            <w:lang w:val="en-GB"/>
          </w:rPr>
          <w:delText>APP</w:delText>
        </w:r>
        <w:r w:rsidDel="003717B5">
          <w:rPr>
            <w:rFonts w:ascii="Times New Roman" w:hAnsi="Times New Roman" w:cs="Times New Roman" w:hint="eastAsia"/>
            <w:lang w:val="en-GB"/>
          </w:rPr>
          <w:delText>网络断开或被强行关闭，应在网络恢复或重新打开时</w:delText>
        </w:r>
        <w:r w:rsidR="00A50B5E" w:rsidDel="003717B5">
          <w:rPr>
            <w:rFonts w:ascii="Times New Roman" w:hAnsi="Times New Roman" w:cs="Times New Roman" w:hint="eastAsia"/>
            <w:lang w:val="en-GB"/>
          </w:rPr>
          <w:delText>自动</w:delText>
        </w:r>
        <w:r w:rsidDel="003717B5">
          <w:rPr>
            <w:rFonts w:ascii="Times New Roman" w:hAnsi="Times New Roman" w:cs="Times New Roman" w:hint="eastAsia"/>
            <w:lang w:val="en-GB"/>
          </w:rPr>
          <w:delText>向</w:delText>
        </w:r>
        <w:r w:rsidDel="003717B5">
          <w:rPr>
            <w:rFonts w:ascii="Times New Roman" w:hAnsi="Times New Roman" w:cs="Times New Roman" w:hint="eastAsia"/>
            <w:lang w:val="en-GB"/>
          </w:rPr>
          <w:delText>TSP</w:delText>
        </w:r>
        <w:r w:rsidDel="003717B5">
          <w:rPr>
            <w:rFonts w:ascii="Times New Roman" w:hAnsi="Times New Roman" w:cs="Times New Roman" w:hint="eastAsia"/>
            <w:lang w:val="en-GB"/>
          </w:rPr>
          <w:delText>请求继续钥匙的申请和</w:delText>
        </w:r>
        <w:commentRangeStart w:id="281"/>
        <w:r w:rsidDel="003717B5">
          <w:rPr>
            <w:rFonts w:ascii="Times New Roman" w:hAnsi="Times New Roman" w:cs="Times New Roman" w:hint="eastAsia"/>
            <w:lang w:val="en-GB"/>
          </w:rPr>
          <w:delText>下发</w:delText>
        </w:r>
        <w:commentRangeEnd w:id="281"/>
        <w:r w:rsidR="00315A27" w:rsidDel="003717B5">
          <w:rPr>
            <w:rStyle w:val="af7"/>
          </w:rPr>
          <w:commentReference w:id="281"/>
        </w:r>
      </w:del>
    </w:p>
    <w:p w14:paraId="3B21B3A4" w14:textId="3A119D37" w:rsidR="00A05B3A" w:rsidRDefault="00A05B3A" w:rsidP="00A05B3A">
      <w:pPr>
        <w:pStyle w:val="3"/>
        <w:rPr>
          <w:rFonts w:ascii="Times New Roman" w:eastAsia="宋体" w:hAnsi="Times New Roman" w:cs="Times New Roman"/>
          <w:sz w:val="30"/>
          <w:szCs w:val="30"/>
          <w:lang w:eastAsia="zh-CN"/>
        </w:rPr>
      </w:pPr>
      <w:bookmarkStart w:id="282" w:name="_Toc39649732"/>
      <w:bookmarkEnd w:id="253"/>
      <w:r w:rsidRPr="00B43077">
        <w:rPr>
          <w:rFonts w:ascii="Times New Roman" w:eastAsia="宋体" w:hAnsi="Times New Roman" w:cs="Times New Roman"/>
          <w:sz w:val="30"/>
          <w:szCs w:val="30"/>
          <w:lang w:eastAsia="zh-CN"/>
        </w:rPr>
        <w:t>蓝牙钥匙授权</w:t>
      </w:r>
      <w:r w:rsidR="00553E18">
        <w:rPr>
          <w:rFonts w:ascii="Times New Roman" w:eastAsia="宋体" w:hAnsi="Times New Roman" w:cs="Times New Roman" w:hint="eastAsia"/>
          <w:sz w:val="30"/>
          <w:szCs w:val="30"/>
          <w:lang w:eastAsia="zh-CN"/>
        </w:rPr>
        <w:t>发起与获取</w:t>
      </w:r>
      <w:bookmarkEnd w:id="282"/>
    </w:p>
    <w:p w14:paraId="41EB5589" w14:textId="77777777" w:rsidR="005642DA" w:rsidRPr="00B43077" w:rsidRDefault="005642DA" w:rsidP="005642DA">
      <w:pPr>
        <w:pStyle w:val="4"/>
        <w:rPr>
          <w:rFonts w:ascii="Times New Roman" w:eastAsia="宋体" w:hAnsi="Times New Roman"/>
          <w:lang w:eastAsia="zh-CN"/>
        </w:rPr>
      </w:pPr>
      <w:bookmarkStart w:id="283" w:name="_Toc39649733"/>
      <w:r w:rsidRPr="00B43077">
        <w:rPr>
          <w:rFonts w:ascii="Times New Roman" w:eastAsia="宋体" w:hAnsi="Times New Roman"/>
          <w:lang w:eastAsia="zh-CN"/>
        </w:rPr>
        <w:t>需求场景</w:t>
      </w:r>
      <w:bookmarkEnd w:id="283"/>
    </w:p>
    <w:p w14:paraId="7C3D4959" w14:textId="484D8EF9" w:rsidR="005642DA" w:rsidRPr="00B43077" w:rsidRDefault="005642DA" w:rsidP="005642DA">
      <w:pPr>
        <w:ind w:firstLineChars="200" w:firstLine="480"/>
        <w:rPr>
          <w:rFonts w:ascii="Times New Roman" w:hAnsi="Times New Roman" w:cs="Times New Roman"/>
          <w:szCs w:val="24"/>
        </w:rPr>
      </w:pPr>
      <w:r w:rsidRPr="00B43077">
        <w:rPr>
          <w:rFonts w:ascii="Times New Roman" w:hAnsi="Times New Roman" w:cs="Times New Roman"/>
          <w:szCs w:val="24"/>
        </w:rPr>
        <w:t>车主</w:t>
      </w:r>
      <w:r>
        <w:rPr>
          <w:rFonts w:ascii="Times New Roman" w:hAnsi="Times New Roman" w:cs="Times New Roman" w:hint="eastAsia"/>
          <w:szCs w:val="24"/>
        </w:rPr>
        <w:t>将蓝牙钥匙分享给他人，授权他人使用车辆</w:t>
      </w:r>
      <w:ins w:id="284" w:author="凯宇" w:date="2020-05-21T23:42:00Z">
        <w:r w:rsidR="00934C81">
          <w:rPr>
            <w:rFonts w:ascii="Times New Roman" w:hAnsi="Times New Roman" w:cs="Times New Roman" w:hint="eastAsia"/>
            <w:szCs w:val="24"/>
          </w:rPr>
          <w:t>，</w:t>
        </w:r>
      </w:ins>
      <w:ins w:id="285" w:author="凯宇" w:date="2020-05-21T23:43:00Z">
        <w:r w:rsidR="00934C81">
          <w:rPr>
            <w:rFonts w:ascii="Times New Roman" w:hAnsi="Times New Roman" w:cs="Times New Roman" w:hint="eastAsia"/>
            <w:szCs w:val="24"/>
          </w:rPr>
          <w:t>无需进行繁琐的物理钥匙交接</w:t>
        </w:r>
      </w:ins>
    </w:p>
    <w:p w14:paraId="7ED19AE4" w14:textId="77777777" w:rsidR="005642DA" w:rsidRPr="00B43077" w:rsidRDefault="005642DA" w:rsidP="005642DA">
      <w:pPr>
        <w:pStyle w:val="4"/>
        <w:rPr>
          <w:rFonts w:ascii="Times New Roman" w:eastAsia="宋体" w:hAnsi="Times New Roman"/>
          <w:lang w:eastAsia="zh-CN"/>
        </w:rPr>
      </w:pPr>
      <w:bookmarkStart w:id="286" w:name="_Toc39649734"/>
      <w:r w:rsidRPr="00B43077">
        <w:rPr>
          <w:rFonts w:ascii="Times New Roman" w:eastAsia="宋体" w:hAnsi="Times New Roman"/>
          <w:lang w:eastAsia="zh-CN"/>
        </w:rPr>
        <w:t>功能描述</w:t>
      </w:r>
      <w:bookmarkEnd w:id="286"/>
    </w:p>
    <w:p w14:paraId="4A302B44" w14:textId="399C2FD7" w:rsidR="005642DA" w:rsidRPr="00B43077" w:rsidRDefault="005642DA" w:rsidP="005642DA">
      <w:pPr>
        <w:ind w:firstLineChars="200" w:firstLine="480"/>
        <w:rPr>
          <w:rFonts w:ascii="Times New Roman" w:hAnsi="Times New Roman" w:cs="Times New Roman"/>
          <w:lang w:val="en-GB"/>
        </w:rPr>
      </w:pPr>
      <w:r w:rsidRPr="00B43077">
        <w:rPr>
          <w:rFonts w:ascii="Times New Roman" w:hAnsi="Times New Roman" w:cs="Times New Roman"/>
          <w:lang w:val="en-GB"/>
        </w:rPr>
        <w:t xml:space="preserve"> </w:t>
      </w:r>
      <w:r>
        <w:rPr>
          <w:rFonts w:ascii="Times New Roman" w:hAnsi="Times New Roman" w:cs="Times New Roman" w:hint="eastAsia"/>
          <w:lang w:val="en-GB"/>
        </w:rPr>
        <w:t>车主通过手机</w:t>
      </w:r>
      <w:r>
        <w:rPr>
          <w:rFonts w:ascii="Times New Roman" w:hAnsi="Times New Roman" w:cs="Times New Roman" w:hint="eastAsia"/>
          <w:lang w:val="en-GB"/>
        </w:rPr>
        <w:t>APP</w:t>
      </w:r>
      <w:r>
        <w:rPr>
          <w:rFonts w:ascii="Times New Roman" w:hAnsi="Times New Roman" w:cs="Times New Roman" w:hint="eastAsia"/>
          <w:lang w:val="en-GB"/>
        </w:rPr>
        <w:t>授权他人授权蓝牙钥匙，被授权人对授权进行确认，获取授权蓝牙钥匙</w:t>
      </w:r>
    </w:p>
    <w:p w14:paraId="34F8B515" w14:textId="77777777" w:rsidR="005642DA" w:rsidRPr="00B43077" w:rsidRDefault="005642DA" w:rsidP="005642DA">
      <w:pPr>
        <w:pStyle w:val="4"/>
        <w:rPr>
          <w:rFonts w:ascii="Times New Roman" w:eastAsia="宋体" w:hAnsi="Times New Roman"/>
          <w:lang w:eastAsia="zh-CN"/>
        </w:rPr>
      </w:pPr>
      <w:bookmarkStart w:id="287" w:name="_Toc39649735"/>
      <w:r w:rsidRPr="00B43077">
        <w:rPr>
          <w:rFonts w:ascii="Times New Roman" w:eastAsia="宋体" w:hAnsi="Times New Roman"/>
          <w:lang w:eastAsia="zh-CN"/>
        </w:rPr>
        <w:lastRenderedPageBreak/>
        <w:t>业务流程图</w:t>
      </w:r>
      <w:bookmarkEnd w:id="287"/>
    </w:p>
    <w:p w14:paraId="4447B740" w14:textId="34BF2972" w:rsidR="005642DA" w:rsidRPr="00B43077" w:rsidRDefault="0008756F" w:rsidP="005642DA">
      <w:pPr>
        <w:spacing w:line="276" w:lineRule="auto"/>
        <w:ind w:firstLineChars="200" w:firstLine="480"/>
        <w:jc w:val="center"/>
        <w:rPr>
          <w:rFonts w:ascii="Times New Roman" w:hAnsi="Times New Roman" w:cs="Times New Roman"/>
          <w:szCs w:val="24"/>
          <w:lang w:val="en-GB"/>
        </w:rPr>
      </w:pPr>
      <w:r>
        <w:object w:dxaOrig="22081" w:dyaOrig="19696" w14:anchorId="2BE259D7">
          <v:shape id="_x0000_i1037" type="#_x0000_t75" style="width:467.25pt;height:416.25pt" o:ole="">
            <v:imagedata r:id="rId41" o:title=""/>
          </v:shape>
          <o:OLEObject Type="Embed" ProgID="Visio.Drawing.15" ShapeID="_x0000_i1037" DrawAspect="Content" ObjectID="_1652536882" r:id="rId42"/>
        </w:object>
      </w:r>
    </w:p>
    <w:p w14:paraId="0E4DFD2D" w14:textId="77777777" w:rsidR="005642DA" w:rsidRPr="00EB3DC8" w:rsidRDefault="005642DA" w:rsidP="005642DA">
      <w:pPr>
        <w:pStyle w:val="4"/>
        <w:rPr>
          <w:rFonts w:ascii="Times New Roman" w:eastAsia="宋体" w:hAnsi="Times New Roman"/>
          <w:lang w:eastAsia="zh-CN"/>
        </w:rPr>
      </w:pPr>
      <w:bookmarkStart w:id="288" w:name="_Toc39649736"/>
      <w:r w:rsidRPr="00B43077">
        <w:rPr>
          <w:rFonts w:ascii="Times New Roman" w:eastAsia="宋体" w:hAnsi="Times New Roman"/>
          <w:lang w:eastAsia="zh-CN"/>
        </w:rPr>
        <w:t>需求描述</w:t>
      </w:r>
      <w:bookmarkEnd w:id="288"/>
    </w:p>
    <w:p w14:paraId="60F6628A" w14:textId="7B7DB3F8" w:rsidR="005642DA" w:rsidRDefault="005642DA" w:rsidP="005642DA">
      <w:pPr>
        <w:pStyle w:val="af5"/>
        <w:numPr>
          <w:ilvl w:val="0"/>
          <w:numId w:val="20"/>
        </w:numPr>
        <w:ind w:firstLineChars="0"/>
        <w:rPr>
          <w:rFonts w:ascii="Times New Roman" w:hAnsi="Times New Roman" w:cs="Times New Roman"/>
          <w:lang w:val="en-GB"/>
        </w:rPr>
      </w:pPr>
      <w:r w:rsidRPr="00245B2D">
        <w:rPr>
          <w:rFonts w:ascii="Times New Roman" w:hAnsi="Times New Roman" w:cs="Times New Roman"/>
          <w:lang w:val="en-GB"/>
        </w:rPr>
        <w:t>车主通过手机选择需要</w:t>
      </w:r>
      <w:r w:rsidR="0008756F">
        <w:rPr>
          <w:rFonts w:ascii="Times New Roman" w:hAnsi="Times New Roman" w:cs="Times New Roman" w:hint="eastAsia"/>
          <w:lang w:val="en-GB"/>
        </w:rPr>
        <w:t>授权</w:t>
      </w:r>
      <w:r w:rsidRPr="00245B2D">
        <w:rPr>
          <w:rFonts w:ascii="Times New Roman" w:hAnsi="Times New Roman" w:cs="Times New Roman"/>
          <w:lang w:val="en-GB"/>
        </w:rPr>
        <w:t>蓝牙钥匙的车辆，在发起</w:t>
      </w:r>
      <w:r w:rsidR="0008756F">
        <w:rPr>
          <w:rFonts w:ascii="Times New Roman" w:hAnsi="Times New Roman" w:cs="Times New Roman" w:hint="eastAsia"/>
          <w:lang w:val="en-GB"/>
        </w:rPr>
        <w:t>授权</w:t>
      </w:r>
      <w:r w:rsidRPr="00245B2D">
        <w:rPr>
          <w:rFonts w:ascii="Times New Roman" w:hAnsi="Times New Roman" w:cs="Times New Roman"/>
          <w:lang w:val="en-GB"/>
        </w:rPr>
        <w:t>时手机</w:t>
      </w:r>
      <w:r w:rsidRPr="00245B2D">
        <w:rPr>
          <w:rFonts w:ascii="Times New Roman" w:hAnsi="Times New Roman" w:cs="Times New Roman"/>
          <w:lang w:val="en-GB"/>
        </w:rPr>
        <w:t>APP</w:t>
      </w:r>
      <w:r w:rsidRPr="00245B2D">
        <w:rPr>
          <w:rFonts w:ascii="Times New Roman" w:hAnsi="Times New Roman" w:cs="Times New Roman"/>
          <w:lang w:val="en-GB"/>
        </w:rPr>
        <w:t>需对用户身份进行验证，验证通过后才向</w:t>
      </w:r>
      <w:r w:rsidRPr="00245B2D">
        <w:rPr>
          <w:rFonts w:ascii="Times New Roman" w:hAnsi="Times New Roman" w:cs="Times New Roman"/>
          <w:lang w:val="en-GB"/>
        </w:rPr>
        <w:t>TSP</w:t>
      </w:r>
      <w:r w:rsidRPr="00245B2D">
        <w:rPr>
          <w:rFonts w:ascii="Times New Roman" w:hAnsi="Times New Roman" w:cs="Times New Roman"/>
          <w:lang w:val="en-GB"/>
        </w:rPr>
        <w:t>发起申请</w:t>
      </w:r>
    </w:p>
    <w:p w14:paraId="672F3500" w14:textId="77777777" w:rsidR="005642DA" w:rsidRPr="00245B2D" w:rsidRDefault="005642DA" w:rsidP="005642DA">
      <w:pPr>
        <w:pStyle w:val="af5"/>
        <w:ind w:left="900" w:firstLineChars="0" w:firstLine="0"/>
        <w:rPr>
          <w:rFonts w:ascii="Times New Roman" w:hAnsi="Times New Roman" w:cs="Times New Roman"/>
          <w:lang w:val="en-GB"/>
        </w:rPr>
      </w:pPr>
      <w:r w:rsidRPr="00245B2D">
        <w:rPr>
          <w:rFonts w:ascii="Times New Roman" w:hAnsi="Times New Roman" w:cs="Times New Roman"/>
          <w:lang w:val="en-GB"/>
        </w:rPr>
        <w:t>验证方式包括：</w:t>
      </w:r>
      <w:r>
        <w:rPr>
          <w:rFonts w:ascii="Times New Roman" w:hAnsi="Times New Roman" w:cs="Times New Roman" w:hint="eastAsia"/>
          <w:lang w:val="en-GB"/>
        </w:rPr>
        <w:t>账号</w:t>
      </w:r>
      <w:r w:rsidRPr="00245B2D">
        <w:rPr>
          <w:rFonts w:ascii="Times New Roman" w:hAnsi="Times New Roman" w:cs="Times New Roman"/>
          <w:lang w:val="en-GB"/>
        </w:rPr>
        <w:t>密码、或调用手机指纹识别、面部识别</w:t>
      </w:r>
    </w:p>
    <w:p w14:paraId="19113E48" w14:textId="16E08F8D" w:rsidR="005642DA" w:rsidRDefault="005642DA" w:rsidP="005642DA">
      <w:pPr>
        <w:pStyle w:val="af5"/>
        <w:numPr>
          <w:ilvl w:val="0"/>
          <w:numId w:val="20"/>
        </w:numPr>
        <w:ind w:firstLineChars="0"/>
        <w:rPr>
          <w:rFonts w:ascii="Times New Roman" w:hAnsi="Times New Roman" w:cs="Times New Roman"/>
          <w:lang w:val="en-GB"/>
        </w:rPr>
      </w:pPr>
      <w:r w:rsidRPr="00245B2D">
        <w:rPr>
          <w:rFonts w:ascii="Times New Roman" w:hAnsi="Times New Roman" w:cs="Times New Roman"/>
          <w:lang w:val="en-GB"/>
        </w:rPr>
        <w:t>用户验证通过后，</w:t>
      </w:r>
      <w:r w:rsidR="009B166C">
        <w:rPr>
          <w:rFonts w:ascii="Times New Roman" w:hAnsi="Times New Roman" w:cs="Times New Roman" w:hint="eastAsia"/>
          <w:lang w:val="en-GB"/>
        </w:rPr>
        <w:t>车主通过</w:t>
      </w:r>
      <w:r w:rsidRPr="00245B2D">
        <w:rPr>
          <w:rFonts w:ascii="Times New Roman" w:hAnsi="Times New Roman" w:cs="Times New Roman"/>
          <w:lang w:val="en-GB"/>
        </w:rPr>
        <w:t>手机</w:t>
      </w:r>
      <w:r w:rsidRPr="00245B2D">
        <w:rPr>
          <w:rFonts w:ascii="Times New Roman" w:hAnsi="Times New Roman" w:cs="Times New Roman"/>
          <w:lang w:val="en-GB"/>
        </w:rPr>
        <w:t>APP</w:t>
      </w:r>
      <w:r w:rsidR="009B166C">
        <w:rPr>
          <w:rFonts w:ascii="Times New Roman" w:hAnsi="Times New Roman" w:cs="Times New Roman" w:hint="eastAsia"/>
          <w:lang w:val="en-GB"/>
        </w:rPr>
        <w:t>输入被授权人手机号，手机</w:t>
      </w:r>
      <w:r w:rsidR="009B166C">
        <w:rPr>
          <w:rFonts w:ascii="Times New Roman" w:hAnsi="Times New Roman" w:cs="Times New Roman" w:hint="eastAsia"/>
          <w:lang w:val="en-GB"/>
        </w:rPr>
        <w:t>APP</w:t>
      </w:r>
      <w:r w:rsidRPr="00245B2D">
        <w:rPr>
          <w:rFonts w:ascii="Times New Roman" w:hAnsi="Times New Roman" w:cs="Times New Roman"/>
          <w:lang w:val="en-GB"/>
        </w:rPr>
        <w:t>组织蓝牙钥匙</w:t>
      </w:r>
      <w:r w:rsidR="009B166C">
        <w:rPr>
          <w:rFonts w:ascii="Times New Roman" w:hAnsi="Times New Roman" w:cs="Times New Roman" w:hint="eastAsia"/>
          <w:lang w:val="en-GB"/>
        </w:rPr>
        <w:t>授权</w:t>
      </w:r>
      <w:r w:rsidRPr="00245B2D">
        <w:rPr>
          <w:rFonts w:ascii="Times New Roman" w:hAnsi="Times New Roman" w:cs="Times New Roman"/>
          <w:lang w:val="en-GB"/>
        </w:rPr>
        <w:t>信息，并发送至</w:t>
      </w:r>
      <w:r w:rsidRPr="00245B2D">
        <w:rPr>
          <w:rFonts w:ascii="Times New Roman" w:hAnsi="Times New Roman" w:cs="Times New Roman"/>
          <w:lang w:val="en-GB"/>
        </w:rPr>
        <w:t>TSP</w:t>
      </w:r>
      <w:r w:rsidRPr="00245B2D">
        <w:rPr>
          <w:rFonts w:ascii="Times New Roman" w:hAnsi="Times New Roman" w:cs="Times New Roman"/>
          <w:lang w:val="en-GB"/>
        </w:rPr>
        <w:t>平台</w:t>
      </w:r>
    </w:p>
    <w:p w14:paraId="458F1E9B" w14:textId="0EF1794C" w:rsidR="005642DA" w:rsidRDefault="007A15E9" w:rsidP="005642DA">
      <w:pPr>
        <w:pStyle w:val="af5"/>
        <w:ind w:left="900" w:firstLineChars="0" w:firstLine="0"/>
        <w:rPr>
          <w:rFonts w:ascii="Times New Roman" w:hAnsi="Times New Roman" w:cs="Times New Roman"/>
          <w:lang w:val="en-GB"/>
        </w:rPr>
      </w:pPr>
      <w:r>
        <w:rPr>
          <w:rFonts w:ascii="Times New Roman" w:hAnsi="Times New Roman" w:cs="Times New Roman" w:hint="eastAsia"/>
          <w:lang w:val="en-GB"/>
        </w:rPr>
        <w:t>授权</w:t>
      </w:r>
      <w:r w:rsidR="005642DA" w:rsidRPr="00245B2D">
        <w:rPr>
          <w:rFonts w:ascii="Times New Roman" w:hAnsi="Times New Roman" w:cs="Times New Roman"/>
          <w:lang w:val="en-GB"/>
        </w:rPr>
        <w:t>信息包含：</w:t>
      </w:r>
      <w:r w:rsidR="009B166C">
        <w:rPr>
          <w:rFonts w:ascii="Times New Roman" w:hAnsi="Times New Roman" w:cs="Times New Roman" w:hint="eastAsia"/>
          <w:lang w:val="en-GB"/>
        </w:rPr>
        <w:t>车主手机号</w:t>
      </w:r>
      <w:r w:rsidR="005642DA" w:rsidRPr="00245B2D">
        <w:rPr>
          <w:rFonts w:ascii="Times New Roman" w:hAnsi="Times New Roman" w:cs="Times New Roman"/>
          <w:lang w:val="en-GB"/>
        </w:rPr>
        <w:t>、</w:t>
      </w:r>
      <w:r w:rsidR="009B166C">
        <w:rPr>
          <w:rFonts w:ascii="Times New Roman" w:hAnsi="Times New Roman" w:cs="Times New Roman" w:hint="eastAsia"/>
          <w:lang w:val="en-GB"/>
        </w:rPr>
        <w:t>被授权人</w:t>
      </w:r>
      <w:r w:rsidR="005642DA" w:rsidRPr="00245B2D">
        <w:rPr>
          <w:rFonts w:ascii="Times New Roman" w:hAnsi="Times New Roman" w:cs="Times New Roman"/>
          <w:lang w:val="en-GB"/>
        </w:rPr>
        <w:t>手机号、车辆</w:t>
      </w:r>
      <w:r w:rsidR="005642DA" w:rsidRPr="00245B2D">
        <w:rPr>
          <w:rFonts w:ascii="Times New Roman" w:hAnsi="Times New Roman" w:cs="Times New Roman"/>
          <w:lang w:val="en-GB"/>
        </w:rPr>
        <w:t>VIN</w:t>
      </w:r>
      <w:r w:rsidR="005642DA" w:rsidRPr="00245B2D">
        <w:rPr>
          <w:rFonts w:ascii="Times New Roman" w:hAnsi="Times New Roman" w:cs="Times New Roman"/>
          <w:lang w:val="en-GB"/>
        </w:rPr>
        <w:t>、</w:t>
      </w:r>
    </w:p>
    <w:p w14:paraId="1E9600F8" w14:textId="406ECA85" w:rsidR="005642DA" w:rsidRDefault="009B166C" w:rsidP="005642DA">
      <w:pPr>
        <w:pStyle w:val="af5"/>
        <w:numPr>
          <w:ilvl w:val="0"/>
          <w:numId w:val="20"/>
        </w:numPr>
        <w:ind w:firstLineChars="0"/>
        <w:rPr>
          <w:rFonts w:ascii="Times New Roman" w:hAnsi="Times New Roman" w:cs="Times New Roman"/>
          <w:lang w:val="en-GB"/>
        </w:rPr>
      </w:pPr>
      <w:r>
        <w:rPr>
          <w:rFonts w:ascii="Times New Roman" w:hAnsi="Times New Roman" w:cs="Times New Roman" w:hint="eastAsia"/>
          <w:lang w:val="en-GB"/>
        </w:rPr>
        <w:t>车主</w:t>
      </w:r>
      <w:r w:rsidR="005642DA">
        <w:rPr>
          <w:rFonts w:ascii="Times New Roman" w:hAnsi="Times New Roman" w:cs="Times New Roman" w:hint="eastAsia"/>
          <w:lang w:val="en-GB"/>
        </w:rPr>
        <w:t>手机</w:t>
      </w:r>
      <w:r w:rsidR="005642DA">
        <w:rPr>
          <w:rFonts w:ascii="Times New Roman" w:hAnsi="Times New Roman" w:cs="Times New Roman" w:hint="eastAsia"/>
          <w:lang w:val="en-GB"/>
        </w:rPr>
        <w:t>APP</w:t>
      </w:r>
      <w:r>
        <w:rPr>
          <w:rFonts w:ascii="Times New Roman" w:hAnsi="Times New Roman" w:cs="Times New Roman" w:hint="eastAsia"/>
          <w:lang w:val="en-GB"/>
        </w:rPr>
        <w:t>和被授权人手机</w:t>
      </w:r>
      <w:r>
        <w:rPr>
          <w:rFonts w:ascii="Times New Roman" w:hAnsi="Times New Roman" w:cs="Times New Roman" w:hint="eastAsia"/>
          <w:lang w:val="en-GB"/>
        </w:rPr>
        <w:t>APP</w:t>
      </w:r>
      <w:r>
        <w:rPr>
          <w:rFonts w:ascii="Times New Roman" w:hAnsi="Times New Roman" w:cs="Times New Roman" w:hint="eastAsia"/>
          <w:lang w:val="en-GB"/>
        </w:rPr>
        <w:t>均</w:t>
      </w:r>
      <w:r w:rsidR="005642DA">
        <w:rPr>
          <w:rFonts w:ascii="Times New Roman" w:hAnsi="Times New Roman" w:cs="Times New Roman" w:hint="eastAsia"/>
          <w:lang w:val="en-GB"/>
        </w:rPr>
        <w:t>需与</w:t>
      </w:r>
      <w:r w:rsidR="005642DA">
        <w:rPr>
          <w:rFonts w:ascii="Times New Roman" w:hAnsi="Times New Roman" w:cs="Times New Roman" w:hint="eastAsia"/>
          <w:lang w:val="en-GB"/>
        </w:rPr>
        <w:t>TSP</w:t>
      </w:r>
      <w:r w:rsidR="005642DA">
        <w:rPr>
          <w:rFonts w:ascii="Times New Roman" w:hAnsi="Times New Roman" w:cs="Times New Roman" w:hint="eastAsia"/>
          <w:lang w:val="en-GB"/>
        </w:rPr>
        <w:t>建立安全连接，并对信息做加密处理</w:t>
      </w:r>
    </w:p>
    <w:p w14:paraId="4474DCE4" w14:textId="6CBDDB76" w:rsidR="00DD501B" w:rsidRDefault="009B166C" w:rsidP="005642DA">
      <w:pPr>
        <w:pStyle w:val="af5"/>
        <w:numPr>
          <w:ilvl w:val="0"/>
          <w:numId w:val="20"/>
        </w:numPr>
        <w:ind w:firstLineChars="0"/>
        <w:rPr>
          <w:rFonts w:ascii="Times New Roman" w:hAnsi="Times New Roman" w:cs="Times New Roman"/>
          <w:lang w:val="en-GB"/>
        </w:rPr>
      </w:pPr>
      <w:r>
        <w:rPr>
          <w:rFonts w:ascii="Times New Roman" w:hAnsi="Times New Roman" w:cs="Times New Roman" w:hint="eastAsia"/>
          <w:lang w:val="en-GB"/>
        </w:rPr>
        <w:lastRenderedPageBreak/>
        <w:t>被授权人</w:t>
      </w:r>
      <w:r w:rsidR="005642DA">
        <w:rPr>
          <w:rFonts w:ascii="Times New Roman" w:hAnsi="Times New Roman" w:cs="Times New Roman" w:hint="eastAsia"/>
          <w:lang w:val="en-GB"/>
        </w:rPr>
        <w:t>接收</w:t>
      </w:r>
      <w:r w:rsidR="005642DA">
        <w:rPr>
          <w:rFonts w:ascii="Times New Roman" w:hAnsi="Times New Roman" w:cs="Times New Roman" w:hint="eastAsia"/>
          <w:lang w:val="en-GB"/>
        </w:rPr>
        <w:t>TSP</w:t>
      </w:r>
      <w:r w:rsidR="005642DA">
        <w:rPr>
          <w:rFonts w:ascii="Times New Roman" w:hAnsi="Times New Roman" w:cs="Times New Roman" w:hint="eastAsia"/>
          <w:lang w:val="en-GB"/>
        </w:rPr>
        <w:t>下发的</w:t>
      </w:r>
      <w:r>
        <w:rPr>
          <w:rFonts w:ascii="Times New Roman" w:hAnsi="Times New Roman" w:cs="Times New Roman" w:hint="eastAsia"/>
          <w:lang w:val="en-GB"/>
        </w:rPr>
        <w:t>授权确认</w:t>
      </w:r>
      <w:r w:rsidR="007A3B46">
        <w:rPr>
          <w:rFonts w:ascii="Times New Roman" w:hAnsi="Times New Roman" w:cs="Times New Roman" w:hint="eastAsia"/>
          <w:lang w:val="en-GB"/>
        </w:rPr>
        <w:t>（授权码和</w:t>
      </w:r>
      <w:r w:rsidR="007A3B46">
        <w:rPr>
          <w:rFonts w:ascii="Times New Roman" w:hAnsi="Times New Roman" w:cs="Times New Roman" w:hint="eastAsia"/>
          <w:lang w:val="en-GB"/>
        </w:rPr>
        <w:t>APP</w:t>
      </w:r>
      <w:r w:rsidR="007A3B46">
        <w:rPr>
          <w:rFonts w:ascii="Times New Roman" w:hAnsi="Times New Roman" w:cs="Times New Roman" w:hint="eastAsia"/>
          <w:lang w:val="en-GB"/>
        </w:rPr>
        <w:t>链接）</w:t>
      </w:r>
      <w:r w:rsidR="005642DA">
        <w:rPr>
          <w:rFonts w:ascii="Times New Roman" w:hAnsi="Times New Roman" w:cs="Times New Roman" w:hint="eastAsia"/>
          <w:lang w:val="en-GB"/>
        </w:rPr>
        <w:t>，</w:t>
      </w:r>
      <w:r w:rsidR="007A3B46">
        <w:rPr>
          <w:rFonts w:ascii="Times New Roman" w:hAnsi="Times New Roman" w:cs="Times New Roman" w:hint="eastAsia"/>
          <w:lang w:val="en-GB"/>
        </w:rPr>
        <w:t>点击链接打开或下载</w:t>
      </w:r>
      <w:r w:rsidR="007A3B46">
        <w:rPr>
          <w:rFonts w:ascii="Times New Roman" w:hAnsi="Times New Roman" w:cs="Times New Roman" w:hint="eastAsia"/>
          <w:lang w:val="en-GB"/>
        </w:rPr>
        <w:t>APP</w:t>
      </w:r>
      <w:r w:rsidR="007A3B46">
        <w:rPr>
          <w:rFonts w:ascii="Times New Roman" w:hAnsi="Times New Roman" w:cs="Times New Roman" w:hint="eastAsia"/>
          <w:lang w:val="en-GB"/>
        </w:rPr>
        <w:t>，登录授权账号并输入授权码，向</w:t>
      </w:r>
      <w:r w:rsidR="007A3B46">
        <w:rPr>
          <w:rFonts w:ascii="Times New Roman" w:hAnsi="Times New Roman" w:cs="Times New Roman" w:hint="eastAsia"/>
          <w:lang w:val="en-GB"/>
        </w:rPr>
        <w:t>TSP</w:t>
      </w:r>
      <w:r w:rsidR="007A3B46">
        <w:rPr>
          <w:rFonts w:ascii="Times New Roman" w:hAnsi="Times New Roman" w:cs="Times New Roman" w:hint="eastAsia"/>
          <w:lang w:val="en-GB"/>
        </w:rPr>
        <w:t>发送授权确认信息，</w:t>
      </w:r>
    </w:p>
    <w:p w14:paraId="7BAFE9B4" w14:textId="22A56B69" w:rsidR="005642DA" w:rsidRDefault="007A3B46" w:rsidP="00DD501B">
      <w:pPr>
        <w:pStyle w:val="af5"/>
        <w:ind w:left="900" w:firstLineChars="0" w:firstLine="0"/>
        <w:rPr>
          <w:rFonts w:ascii="Times New Roman" w:hAnsi="Times New Roman" w:cs="Times New Roman"/>
          <w:lang w:val="en-GB"/>
        </w:rPr>
      </w:pPr>
      <w:r>
        <w:rPr>
          <w:rFonts w:ascii="Times New Roman" w:hAnsi="Times New Roman" w:cs="Times New Roman" w:hint="eastAsia"/>
          <w:lang w:val="en-GB"/>
        </w:rPr>
        <w:t>授权确认信息包含：授权码、</w:t>
      </w:r>
      <w:r w:rsidR="00A50B5E">
        <w:rPr>
          <w:rFonts w:ascii="Times New Roman" w:hAnsi="Times New Roman" w:cs="Times New Roman" w:hint="eastAsia"/>
          <w:lang w:val="en-GB"/>
        </w:rPr>
        <w:t>被授权人账号、</w:t>
      </w:r>
      <w:r>
        <w:rPr>
          <w:rFonts w:ascii="Times New Roman" w:hAnsi="Times New Roman" w:cs="Times New Roman" w:hint="eastAsia"/>
          <w:lang w:val="en-GB"/>
        </w:rPr>
        <w:t>被授权人手机</w:t>
      </w:r>
      <w:r w:rsidR="00A7463A">
        <w:rPr>
          <w:rFonts w:ascii="Times New Roman" w:hAnsi="Times New Roman" w:cs="Times New Roman" w:hint="eastAsia"/>
          <w:lang w:val="en-GB"/>
        </w:rPr>
        <w:t>IMEI</w:t>
      </w:r>
      <w:r>
        <w:rPr>
          <w:rFonts w:ascii="Times New Roman" w:hAnsi="Times New Roman" w:cs="Times New Roman" w:hint="eastAsia"/>
          <w:lang w:val="en-GB"/>
        </w:rPr>
        <w:t>、被授权人手机蓝牙</w:t>
      </w:r>
      <w:r>
        <w:rPr>
          <w:rFonts w:ascii="Times New Roman" w:hAnsi="Times New Roman" w:cs="Times New Roman" w:hint="eastAsia"/>
          <w:lang w:val="en-GB"/>
        </w:rPr>
        <w:t>MAC</w:t>
      </w:r>
    </w:p>
    <w:p w14:paraId="26A5A6C3" w14:textId="0C245D77" w:rsidR="005642DA" w:rsidRDefault="00DA3C86" w:rsidP="005642DA">
      <w:pPr>
        <w:pStyle w:val="af5"/>
        <w:numPr>
          <w:ilvl w:val="0"/>
          <w:numId w:val="20"/>
        </w:numPr>
        <w:ind w:firstLineChars="0"/>
        <w:rPr>
          <w:rFonts w:ascii="Times New Roman" w:hAnsi="Times New Roman" w:cs="Times New Roman"/>
          <w:lang w:val="en-GB"/>
        </w:rPr>
      </w:pPr>
      <w:r>
        <w:rPr>
          <w:rFonts w:ascii="Times New Roman" w:hAnsi="Times New Roman" w:cs="Times New Roman" w:hint="eastAsia"/>
          <w:lang w:val="en-GB"/>
        </w:rPr>
        <w:t>TSP</w:t>
      </w:r>
      <w:r>
        <w:rPr>
          <w:rFonts w:ascii="Times New Roman" w:hAnsi="Times New Roman" w:cs="Times New Roman" w:hint="eastAsia"/>
          <w:lang w:val="en-GB"/>
        </w:rPr>
        <w:t>收到被授权人授权确认</w:t>
      </w:r>
      <w:r w:rsidR="00A67D11">
        <w:rPr>
          <w:rFonts w:ascii="Times New Roman" w:hAnsi="Times New Roman" w:cs="Times New Roman" w:hint="eastAsia"/>
          <w:lang w:val="en-GB"/>
        </w:rPr>
        <w:t>信息</w:t>
      </w:r>
      <w:r>
        <w:rPr>
          <w:rFonts w:ascii="Times New Roman" w:hAnsi="Times New Roman" w:cs="Times New Roman" w:hint="eastAsia"/>
          <w:lang w:val="en-GB"/>
        </w:rPr>
        <w:t>后向车主下发授权成功通知</w:t>
      </w:r>
      <w:r w:rsidR="00DD501B">
        <w:rPr>
          <w:rFonts w:ascii="Times New Roman" w:hAnsi="Times New Roman" w:cs="Times New Roman" w:hint="eastAsia"/>
          <w:lang w:val="en-GB"/>
        </w:rPr>
        <w:t>，车主</w:t>
      </w:r>
      <w:r w:rsidR="00DD501B">
        <w:rPr>
          <w:rFonts w:ascii="Times New Roman" w:hAnsi="Times New Roman" w:cs="Times New Roman" w:hint="eastAsia"/>
          <w:lang w:val="en-GB"/>
        </w:rPr>
        <w:t>APP</w:t>
      </w:r>
      <w:r w:rsidR="00DD501B">
        <w:rPr>
          <w:rFonts w:ascii="Times New Roman" w:hAnsi="Times New Roman" w:cs="Times New Roman" w:hint="eastAsia"/>
          <w:lang w:val="en-GB"/>
        </w:rPr>
        <w:t>接收授权成功信息，同时保存蓝牙钥匙授权状态</w:t>
      </w:r>
    </w:p>
    <w:p w14:paraId="3BFB50CB" w14:textId="7C0AAA49" w:rsidR="005642DA" w:rsidRDefault="00DD501B" w:rsidP="005642DA">
      <w:pPr>
        <w:pStyle w:val="af5"/>
        <w:numPr>
          <w:ilvl w:val="0"/>
          <w:numId w:val="20"/>
        </w:numPr>
        <w:ind w:firstLineChars="0"/>
        <w:rPr>
          <w:rFonts w:ascii="Times New Roman" w:hAnsi="Times New Roman" w:cs="Times New Roman"/>
          <w:lang w:val="en-GB"/>
        </w:rPr>
      </w:pPr>
      <w:r>
        <w:rPr>
          <w:rFonts w:ascii="Times New Roman" w:hAnsi="Times New Roman" w:cs="Times New Roman" w:hint="eastAsia"/>
          <w:lang w:val="en-GB"/>
        </w:rPr>
        <w:t>被授权人</w:t>
      </w:r>
      <w:r w:rsidR="005642DA">
        <w:rPr>
          <w:rFonts w:ascii="Times New Roman" w:hAnsi="Times New Roman" w:cs="Times New Roman" w:hint="eastAsia"/>
          <w:lang w:val="en-GB"/>
        </w:rPr>
        <w:t>手机</w:t>
      </w:r>
      <w:r w:rsidR="005642DA">
        <w:rPr>
          <w:rFonts w:ascii="Times New Roman" w:hAnsi="Times New Roman" w:cs="Times New Roman" w:hint="eastAsia"/>
          <w:lang w:val="en-GB"/>
        </w:rPr>
        <w:t>APP</w:t>
      </w:r>
      <w:r>
        <w:rPr>
          <w:rFonts w:ascii="Times New Roman" w:hAnsi="Times New Roman" w:cs="Times New Roman" w:hint="eastAsia"/>
          <w:lang w:val="en-GB"/>
        </w:rPr>
        <w:t>在进行授权</w:t>
      </w:r>
      <w:r w:rsidR="00C64D31">
        <w:rPr>
          <w:rFonts w:ascii="Times New Roman" w:hAnsi="Times New Roman" w:cs="Times New Roman" w:hint="eastAsia"/>
          <w:lang w:val="en-GB"/>
        </w:rPr>
        <w:t>确认时</w:t>
      </w:r>
      <w:r w:rsidR="005642DA">
        <w:rPr>
          <w:rFonts w:ascii="Times New Roman" w:hAnsi="Times New Roman" w:cs="Times New Roman" w:hint="eastAsia"/>
          <w:lang w:val="en-GB"/>
        </w:rPr>
        <w:t>需对运行环境进行校验，当检测到手机已越狱或</w:t>
      </w:r>
      <w:r w:rsidR="005642DA">
        <w:rPr>
          <w:rFonts w:ascii="Times New Roman" w:hAnsi="Times New Roman" w:cs="Times New Roman" w:hint="eastAsia"/>
          <w:lang w:val="en-GB"/>
        </w:rPr>
        <w:t>ROOT</w:t>
      </w:r>
      <w:r w:rsidR="005642DA">
        <w:rPr>
          <w:rFonts w:ascii="Times New Roman" w:hAnsi="Times New Roman" w:cs="Times New Roman" w:hint="eastAsia"/>
          <w:lang w:val="en-GB"/>
        </w:rPr>
        <w:t>时，不允许</w:t>
      </w:r>
      <w:r w:rsidR="00C64D31">
        <w:rPr>
          <w:rFonts w:ascii="Times New Roman" w:hAnsi="Times New Roman" w:cs="Times New Roman" w:hint="eastAsia"/>
          <w:lang w:val="en-GB"/>
        </w:rPr>
        <w:t>获取</w:t>
      </w:r>
      <w:r w:rsidR="005642DA">
        <w:rPr>
          <w:rFonts w:ascii="Times New Roman" w:hAnsi="Times New Roman" w:cs="Times New Roman" w:hint="eastAsia"/>
          <w:lang w:val="en-GB"/>
        </w:rPr>
        <w:t>蓝牙钥匙</w:t>
      </w:r>
    </w:p>
    <w:p w14:paraId="3357604D" w14:textId="6A22639D" w:rsidR="005642DA" w:rsidRDefault="00C64D31" w:rsidP="005642DA">
      <w:pPr>
        <w:pStyle w:val="af5"/>
        <w:numPr>
          <w:ilvl w:val="0"/>
          <w:numId w:val="20"/>
        </w:numPr>
        <w:ind w:firstLineChars="0"/>
        <w:rPr>
          <w:rFonts w:ascii="Times New Roman" w:hAnsi="Times New Roman" w:cs="Times New Roman"/>
          <w:lang w:val="en-GB"/>
        </w:rPr>
      </w:pPr>
      <w:r>
        <w:rPr>
          <w:rFonts w:ascii="Times New Roman" w:hAnsi="Times New Roman" w:cs="Times New Roman" w:hint="eastAsia"/>
          <w:lang w:val="en-GB"/>
        </w:rPr>
        <w:t>车主</w:t>
      </w:r>
      <w:r w:rsidR="005642DA">
        <w:rPr>
          <w:rFonts w:ascii="Times New Roman" w:hAnsi="Times New Roman" w:cs="Times New Roman" w:hint="eastAsia"/>
          <w:lang w:val="en-GB"/>
        </w:rPr>
        <w:t>在</w:t>
      </w:r>
      <w:r>
        <w:rPr>
          <w:rFonts w:ascii="Times New Roman" w:hAnsi="Times New Roman" w:cs="Times New Roman" w:hint="eastAsia"/>
          <w:lang w:val="en-GB"/>
        </w:rPr>
        <w:t>授权</w:t>
      </w:r>
      <w:r w:rsidR="005642DA">
        <w:rPr>
          <w:rFonts w:ascii="Times New Roman" w:hAnsi="Times New Roman" w:cs="Times New Roman" w:hint="eastAsia"/>
          <w:lang w:val="en-GB"/>
        </w:rPr>
        <w:t>蓝牙钥匙时，如车辆处于离线状态，车端蓝牙钥匙信息将</w:t>
      </w:r>
      <w:r w:rsidR="007A15E9">
        <w:rPr>
          <w:rFonts w:ascii="Times New Roman" w:hAnsi="Times New Roman" w:cs="Times New Roman" w:hint="eastAsia"/>
          <w:lang w:val="en-GB"/>
        </w:rPr>
        <w:t>通</w:t>
      </w:r>
      <w:r w:rsidR="005642DA">
        <w:rPr>
          <w:rFonts w:ascii="Times New Roman" w:hAnsi="Times New Roman" w:cs="Times New Roman" w:hint="eastAsia"/>
          <w:lang w:val="en-GB"/>
        </w:rPr>
        <w:t>过</w:t>
      </w:r>
      <w:r>
        <w:rPr>
          <w:rFonts w:ascii="Times New Roman" w:hAnsi="Times New Roman" w:cs="Times New Roman" w:hint="eastAsia"/>
          <w:lang w:val="en-GB"/>
        </w:rPr>
        <w:t>被授权人</w:t>
      </w:r>
      <w:r w:rsidR="005642DA">
        <w:rPr>
          <w:rFonts w:ascii="Times New Roman" w:hAnsi="Times New Roman" w:cs="Times New Roman" w:hint="eastAsia"/>
          <w:lang w:val="en-GB"/>
        </w:rPr>
        <w:t>手机</w:t>
      </w:r>
      <w:r w:rsidR="005642DA">
        <w:rPr>
          <w:rFonts w:ascii="Times New Roman" w:hAnsi="Times New Roman" w:cs="Times New Roman" w:hint="eastAsia"/>
          <w:lang w:val="en-GB"/>
        </w:rPr>
        <w:t>APP</w:t>
      </w:r>
      <w:r w:rsidR="005642DA">
        <w:rPr>
          <w:rFonts w:ascii="Times New Roman" w:hAnsi="Times New Roman" w:cs="Times New Roman" w:hint="eastAsia"/>
          <w:lang w:val="en-GB"/>
        </w:rPr>
        <w:t>下发至车辆。</w:t>
      </w:r>
      <w:r>
        <w:rPr>
          <w:rFonts w:ascii="Times New Roman" w:hAnsi="Times New Roman" w:cs="Times New Roman" w:hint="eastAsia"/>
          <w:lang w:val="en-GB"/>
        </w:rPr>
        <w:t>被授权人</w:t>
      </w:r>
      <w:r w:rsidR="005642DA">
        <w:rPr>
          <w:rFonts w:ascii="Times New Roman" w:hAnsi="Times New Roman" w:cs="Times New Roman" w:hint="eastAsia"/>
          <w:lang w:val="en-GB"/>
        </w:rPr>
        <w:t>手机</w:t>
      </w:r>
      <w:r w:rsidR="005642DA">
        <w:rPr>
          <w:rFonts w:ascii="Times New Roman" w:hAnsi="Times New Roman" w:cs="Times New Roman" w:hint="eastAsia"/>
          <w:lang w:val="en-GB"/>
        </w:rPr>
        <w:t>APP</w:t>
      </w:r>
      <w:r w:rsidR="005642DA">
        <w:rPr>
          <w:rFonts w:ascii="Times New Roman" w:hAnsi="Times New Roman" w:cs="Times New Roman" w:hint="eastAsia"/>
          <w:lang w:val="en-GB"/>
        </w:rPr>
        <w:t>需对车端蓝牙钥匙信息进行验证，验证通过后进行安全存储，当</w:t>
      </w:r>
      <w:r>
        <w:rPr>
          <w:rFonts w:ascii="Times New Roman" w:hAnsi="Times New Roman" w:cs="Times New Roman" w:hint="eastAsia"/>
          <w:lang w:val="en-GB"/>
        </w:rPr>
        <w:t>被授权人通过手机</w:t>
      </w:r>
      <w:r>
        <w:rPr>
          <w:rFonts w:ascii="Times New Roman" w:hAnsi="Times New Roman" w:cs="Times New Roman" w:hint="eastAsia"/>
          <w:lang w:val="en-GB"/>
        </w:rPr>
        <w:t>APP</w:t>
      </w:r>
      <w:r w:rsidR="005642DA">
        <w:rPr>
          <w:rFonts w:ascii="Times New Roman" w:hAnsi="Times New Roman" w:cs="Times New Roman" w:hint="eastAsia"/>
          <w:lang w:val="en-GB"/>
        </w:rPr>
        <w:t>与车辆建立连接时将蓝牙钥匙传输至车端蓝牙模块</w:t>
      </w:r>
    </w:p>
    <w:p w14:paraId="44545F84" w14:textId="38D0B722" w:rsidR="00A67D11" w:rsidRDefault="00A67D11" w:rsidP="005642DA">
      <w:pPr>
        <w:pStyle w:val="af5"/>
        <w:numPr>
          <w:ilvl w:val="0"/>
          <w:numId w:val="20"/>
        </w:numPr>
        <w:ind w:firstLineChars="0"/>
        <w:rPr>
          <w:rFonts w:ascii="Times New Roman" w:hAnsi="Times New Roman" w:cs="Times New Roman"/>
          <w:lang w:val="en-GB"/>
        </w:rPr>
      </w:pPr>
      <w:r>
        <w:rPr>
          <w:rFonts w:ascii="Times New Roman" w:hAnsi="Times New Roman" w:cs="Times New Roman" w:hint="eastAsia"/>
          <w:lang w:val="en-GB"/>
        </w:rPr>
        <w:t>在进行蓝牙传输时，如传输失败，需提醒用户重新连接蓝牙进行传输</w:t>
      </w:r>
    </w:p>
    <w:p w14:paraId="01EFEFBA" w14:textId="60435C9D" w:rsidR="00C64D31" w:rsidRDefault="00DA3C86" w:rsidP="005642DA">
      <w:pPr>
        <w:pStyle w:val="af5"/>
        <w:numPr>
          <w:ilvl w:val="0"/>
          <w:numId w:val="20"/>
        </w:numPr>
        <w:ind w:firstLineChars="0"/>
        <w:rPr>
          <w:ins w:id="289" w:author="凯宇" w:date="2020-05-21T23:51:00Z"/>
          <w:rFonts w:ascii="Times New Roman" w:hAnsi="Times New Roman" w:cs="Times New Roman"/>
          <w:lang w:val="en-GB"/>
        </w:rPr>
      </w:pPr>
      <w:r>
        <w:rPr>
          <w:rFonts w:ascii="Times New Roman" w:hAnsi="Times New Roman" w:cs="Times New Roman" w:hint="eastAsia"/>
          <w:lang w:val="en-GB"/>
        </w:rPr>
        <w:t>授权</w:t>
      </w:r>
      <w:r w:rsidR="00C64D31">
        <w:rPr>
          <w:rFonts w:ascii="Times New Roman" w:hAnsi="Times New Roman" w:cs="Times New Roman" w:hint="eastAsia"/>
          <w:lang w:val="en-GB"/>
        </w:rPr>
        <w:t>蓝牙钥匙</w:t>
      </w:r>
      <w:r>
        <w:rPr>
          <w:rFonts w:ascii="Times New Roman" w:hAnsi="Times New Roman" w:cs="Times New Roman" w:hint="eastAsia"/>
          <w:lang w:val="en-GB"/>
        </w:rPr>
        <w:t>完成下发后，被授权人手机</w:t>
      </w:r>
      <w:r>
        <w:rPr>
          <w:rFonts w:ascii="Times New Roman" w:hAnsi="Times New Roman" w:cs="Times New Roman" w:hint="eastAsia"/>
          <w:lang w:val="en-GB"/>
        </w:rPr>
        <w:t>APP</w:t>
      </w:r>
      <w:r>
        <w:rPr>
          <w:rFonts w:ascii="Times New Roman" w:hAnsi="Times New Roman" w:cs="Times New Roman" w:hint="eastAsia"/>
          <w:lang w:val="en-GB"/>
        </w:rPr>
        <w:t>需与</w:t>
      </w:r>
      <w:r>
        <w:rPr>
          <w:rFonts w:ascii="Times New Roman" w:hAnsi="Times New Roman" w:cs="Times New Roman" w:hint="eastAsia"/>
          <w:lang w:val="en-GB"/>
        </w:rPr>
        <w:t>TSP</w:t>
      </w:r>
      <w:r>
        <w:rPr>
          <w:rFonts w:ascii="Times New Roman" w:hAnsi="Times New Roman" w:cs="Times New Roman" w:hint="eastAsia"/>
          <w:lang w:val="en-GB"/>
        </w:rPr>
        <w:t>同步蓝牙钥匙状态</w:t>
      </w:r>
    </w:p>
    <w:p w14:paraId="1344DE8F" w14:textId="2B15AEE6" w:rsidR="003717B5" w:rsidRDefault="003717B5" w:rsidP="005642DA">
      <w:pPr>
        <w:pStyle w:val="af5"/>
        <w:numPr>
          <w:ilvl w:val="0"/>
          <w:numId w:val="20"/>
        </w:numPr>
        <w:ind w:firstLineChars="0"/>
        <w:rPr>
          <w:rFonts w:ascii="Times New Roman" w:hAnsi="Times New Roman" w:cs="Times New Roman"/>
          <w:lang w:val="en-GB"/>
        </w:rPr>
      </w:pPr>
      <w:ins w:id="290" w:author="凯宇" w:date="2020-05-21T23:51:00Z">
        <w:r>
          <w:rPr>
            <w:rFonts w:ascii="Times New Roman" w:hAnsi="Times New Roman" w:cs="Times New Roman" w:hint="eastAsia"/>
            <w:lang w:val="en-GB"/>
          </w:rPr>
          <w:t>车主可对授权蓝牙钥匙的权限和有效期进行修改</w:t>
        </w:r>
      </w:ins>
    </w:p>
    <w:p w14:paraId="02EA6CDE" w14:textId="0464791E" w:rsidR="00A50B5E" w:rsidRDefault="00A50B5E" w:rsidP="00A50B5E">
      <w:pPr>
        <w:pStyle w:val="af5"/>
        <w:numPr>
          <w:ilvl w:val="0"/>
          <w:numId w:val="20"/>
        </w:numPr>
        <w:ind w:firstLineChars="0"/>
        <w:rPr>
          <w:rFonts w:ascii="Times New Roman" w:hAnsi="Times New Roman" w:cs="Times New Roman"/>
          <w:lang w:val="en-GB"/>
        </w:rPr>
      </w:pPr>
      <w:r>
        <w:rPr>
          <w:rFonts w:ascii="Times New Roman" w:hAnsi="Times New Roman" w:cs="Times New Roman" w:hint="eastAsia"/>
          <w:lang w:val="en-GB"/>
        </w:rPr>
        <w:t>当车主</w:t>
      </w:r>
      <w:r>
        <w:rPr>
          <w:rFonts w:ascii="Times New Roman" w:hAnsi="Times New Roman" w:cs="Times New Roman" w:hint="eastAsia"/>
          <w:lang w:val="en-GB"/>
        </w:rPr>
        <w:t>APP</w:t>
      </w:r>
      <w:r>
        <w:rPr>
          <w:rFonts w:ascii="Times New Roman" w:hAnsi="Times New Roman" w:cs="Times New Roman" w:hint="eastAsia"/>
          <w:lang w:val="en-GB"/>
        </w:rPr>
        <w:t>未连接网络时，需告知车主需连接网络进行授权</w:t>
      </w:r>
    </w:p>
    <w:p w14:paraId="42F74124" w14:textId="02690494" w:rsidR="00934C81" w:rsidRPr="004278E8" w:rsidRDefault="00934C81" w:rsidP="00934C81">
      <w:pPr>
        <w:pStyle w:val="af5"/>
        <w:numPr>
          <w:ilvl w:val="0"/>
          <w:numId w:val="20"/>
        </w:numPr>
        <w:ind w:firstLineChars="0"/>
        <w:rPr>
          <w:ins w:id="291" w:author="凯宇" w:date="2020-05-21T23:47:00Z"/>
          <w:rFonts w:ascii="Times New Roman" w:hAnsi="Times New Roman" w:cs="Times New Roman"/>
          <w:lang w:val="en-GB"/>
        </w:rPr>
      </w:pPr>
      <w:ins w:id="292" w:author="凯宇" w:date="2020-05-21T23:47:00Z">
        <w:r>
          <w:rPr>
            <w:rFonts w:ascii="Times New Roman" w:hAnsi="Times New Roman" w:cs="Times New Roman" w:hint="eastAsia"/>
            <w:lang w:val="en-GB"/>
          </w:rPr>
          <w:t>生成下发过程中如</w:t>
        </w:r>
        <w:r>
          <w:rPr>
            <w:rFonts w:ascii="Times New Roman" w:hAnsi="Times New Roman" w:cs="Times New Roman" w:hint="eastAsia"/>
            <w:lang w:val="en-GB"/>
          </w:rPr>
          <w:t>APP</w:t>
        </w:r>
        <w:r>
          <w:rPr>
            <w:rFonts w:ascii="Times New Roman" w:hAnsi="Times New Roman" w:cs="Times New Roman" w:hint="eastAsia"/>
            <w:lang w:val="en-GB"/>
          </w:rPr>
          <w:t>奔溃网络中断或其它原因导致下发失败，</w:t>
        </w:r>
        <w:r>
          <w:rPr>
            <w:rFonts w:ascii="Times New Roman" w:hAnsi="Times New Roman" w:cs="Times New Roman" w:hint="eastAsia"/>
            <w:lang w:val="en-GB"/>
          </w:rPr>
          <w:t>TSP</w:t>
        </w:r>
        <w:r>
          <w:rPr>
            <w:rFonts w:ascii="Times New Roman" w:hAnsi="Times New Roman" w:cs="Times New Roman" w:hint="eastAsia"/>
            <w:lang w:val="en-GB"/>
          </w:rPr>
          <w:t>应记录失败原因，若失败次数在</w:t>
        </w:r>
        <w:r>
          <w:rPr>
            <w:rFonts w:ascii="Times New Roman" w:hAnsi="Times New Roman" w:cs="Times New Roman" w:hint="eastAsia"/>
            <w:lang w:val="en-GB"/>
          </w:rPr>
          <w:t>5</w:t>
        </w:r>
        <w:r>
          <w:rPr>
            <w:rFonts w:ascii="Times New Roman" w:hAnsi="Times New Roman" w:cs="Times New Roman" w:hint="eastAsia"/>
            <w:lang w:val="en-GB"/>
          </w:rPr>
          <w:t>次之内则在与</w:t>
        </w:r>
      </w:ins>
      <w:ins w:id="293" w:author="凯宇" w:date="2020-05-21T23:49:00Z">
        <w:r w:rsidR="003717B5">
          <w:rPr>
            <w:rFonts w:ascii="Times New Roman" w:hAnsi="Times New Roman" w:cs="Times New Roman" w:hint="eastAsia"/>
            <w:lang w:val="en-GB"/>
          </w:rPr>
          <w:t>TSP</w:t>
        </w:r>
      </w:ins>
      <w:ins w:id="294" w:author="凯宇" w:date="2020-05-21T23:47:00Z">
        <w:r>
          <w:rPr>
            <w:rFonts w:ascii="Times New Roman" w:hAnsi="Times New Roman" w:cs="Times New Roman" w:hint="eastAsia"/>
            <w:lang w:val="en-GB"/>
          </w:rPr>
          <w:t>再次建立连接时自动恢复下发，无需再次发起申请，若超出</w:t>
        </w:r>
        <w:r>
          <w:rPr>
            <w:rFonts w:ascii="Times New Roman" w:hAnsi="Times New Roman" w:cs="Times New Roman" w:hint="eastAsia"/>
            <w:lang w:val="en-GB"/>
          </w:rPr>
          <w:t>5</w:t>
        </w:r>
        <w:r>
          <w:rPr>
            <w:rFonts w:ascii="Times New Roman" w:hAnsi="Times New Roman" w:cs="Times New Roman" w:hint="eastAsia"/>
            <w:lang w:val="en-GB"/>
          </w:rPr>
          <w:t>次，需</w:t>
        </w:r>
      </w:ins>
      <w:ins w:id="295" w:author="凯宇" w:date="2020-05-21T23:48:00Z">
        <w:r w:rsidR="003717B5">
          <w:rPr>
            <w:rFonts w:ascii="Times New Roman" w:hAnsi="Times New Roman" w:cs="Times New Roman" w:hint="eastAsia"/>
            <w:lang w:val="en-GB"/>
          </w:rPr>
          <w:t>提醒</w:t>
        </w:r>
      </w:ins>
      <w:ins w:id="296" w:author="凯宇" w:date="2020-05-21T23:47:00Z">
        <w:r>
          <w:rPr>
            <w:rFonts w:ascii="Times New Roman" w:hAnsi="Times New Roman" w:cs="Times New Roman" w:hint="eastAsia"/>
            <w:lang w:val="en-GB"/>
          </w:rPr>
          <w:t>用户重新发起授权</w:t>
        </w:r>
      </w:ins>
    </w:p>
    <w:p w14:paraId="08CF5DC1" w14:textId="71A0DAD0" w:rsidR="001E6E36" w:rsidRPr="00245B2D" w:rsidDel="00934C81" w:rsidRDefault="001E6E36" w:rsidP="001E6E36">
      <w:pPr>
        <w:pStyle w:val="af5"/>
        <w:numPr>
          <w:ilvl w:val="0"/>
          <w:numId w:val="20"/>
        </w:numPr>
        <w:ind w:firstLineChars="0"/>
        <w:rPr>
          <w:del w:id="297" w:author="凯宇" w:date="2020-05-21T23:47:00Z"/>
          <w:rFonts w:ascii="Times New Roman" w:hAnsi="Times New Roman" w:cs="Times New Roman"/>
          <w:lang w:val="en-GB"/>
        </w:rPr>
      </w:pPr>
      <w:del w:id="298" w:author="凯宇" w:date="2020-05-21T23:47:00Z">
        <w:r w:rsidDel="00934C81">
          <w:rPr>
            <w:rFonts w:ascii="Times New Roman" w:hAnsi="Times New Roman" w:cs="Times New Roman" w:hint="eastAsia"/>
            <w:lang w:val="en-GB"/>
          </w:rPr>
          <w:delText>授权和下发过程中，被授权人手机</w:delText>
        </w:r>
        <w:r w:rsidDel="00934C81">
          <w:rPr>
            <w:rFonts w:ascii="Times New Roman" w:hAnsi="Times New Roman" w:cs="Times New Roman" w:hint="eastAsia"/>
            <w:lang w:val="en-GB"/>
          </w:rPr>
          <w:delText>APP</w:delText>
        </w:r>
        <w:r w:rsidDel="00934C81">
          <w:rPr>
            <w:rFonts w:ascii="Times New Roman" w:hAnsi="Times New Roman" w:cs="Times New Roman" w:hint="eastAsia"/>
            <w:lang w:val="en-GB"/>
          </w:rPr>
          <w:delText>网络断开或被强行关闭，应在网络恢复或重新打开时自动向</w:delText>
        </w:r>
        <w:r w:rsidDel="00934C81">
          <w:rPr>
            <w:rFonts w:ascii="Times New Roman" w:hAnsi="Times New Roman" w:cs="Times New Roman" w:hint="eastAsia"/>
            <w:lang w:val="en-GB"/>
          </w:rPr>
          <w:delText>TSP</w:delText>
        </w:r>
        <w:r w:rsidDel="00934C81">
          <w:rPr>
            <w:rFonts w:ascii="Times New Roman" w:hAnsi="Times New Roman" w:cs="Times New Roman" w:hint="eastAsia"/>
            <w:lang w:val="en-GB"/>
          </w:rPr>
          <w:delText>请求继续钥匙的</w:delText>
        </w:r>
        <w:commentRangeStart w:id="299"/>
        <w:r w:rsidDel="00934C81">
          <w:rPr>
            <w:rFonts w:ascii="Times New Roman" w:hAnsi="Times New Roman" w:cs="Times New Roman" w:hint="eastAsia"/>
            <w:lang w:val="en-GB"/>
          </w:rPr>
          <w:delText>下发</w:delText>
        </w:r>
        <w:commentRangeEnd w:id="299"/>
        <w:r w:rsidR="00892824" w:rsidDel="00934C81">
          <w:rPr>
            <w:rStyle w:val="af7"/>
          </w:rPr>
          <w:commentReference w:id="299"/>
        </w:r>
      </w:del>
    </w:p>
    <w:p w14:paraId="3FD90039" w14:textId="77777777" w:rsidR="00A50B5E" w:rsidRPr="001E6E36" w:rsidRDefault="00A50B5E" w:rsidP="00A50B5E">
      <w:pPr>
        <w:pStyle w:val="af5"/>
        <w:ind w:left="900" w:firstLineChars="0" w:firstLine="0"/>
        <w:rPr>
          <w:rFonts w:ascii="Times New Roman" w:hAnsi="Times New Roman" w:cs="Times New Roman"/>
          <w:lang w:val="en-GB"/>
        </w:rPr>
      </w:pPr>
    </w:p>
    <w:p w14:paraId="3A163AAC" w14:textId="77777777" w:rsidR="005642DA" w:rsidRPr="00B43077" w:rsidRDefault="005642DA" w:rsidP="005642DA">
      <w:pPr>
        <w:pStyle w:val="4"/>
        <w:rPr>
          <w:rFonts w:ascii="Times New Roman" w:eastAsia="宋体" w:hAnsi="Times New Roman"/>
          <w:lang w:eastAsia="zh-CN"/>
        </w:rPr>
      </w:pPr>
      <w:bookmarkStart w:id="300" w:name="_Toc39649737"/>
      <w:r w:rsidRPr="00B43077">
        <w:rPr>
          <w:rFonts w:ascii="Times New Roman" w:eastAsia="宋体" w:hAnsi="Times New Roman"/>
          <w:lang w:eastAsia="zh-CN"/>
        </w:rPr>
        <w:t>输出</w:t>
      </w:r>
      <w:r w:rsidRPr="00B43077">
        <w:rPr>
          <w:rFonts w:ascii="Times New Roman" w:eastAsia="宋体" w:hAnsi="Times New Roman"/>
          <w:lang w:eastAsia="zh-CN"/>
        </w:rPr>
        <w:t>/</w:t>
      </w:r>
      <w:r w:rsidRPr="00B43077">
        <w:rPr>
          <w:rFonts w:ascii="Times New Roman" w:eastAsia="宋体" w:hAnsi="Times New Roman"/>
          <w:lang w:eastAsia="zh-CN"/>
        </w:rPr>
        <w:t>后置条件</w:t>
      </w:r>
      <w:bookmarkEnd w:id="300"/>
    </w:p>
    <w:p w14:paraId="01D5A404" w14:textId="304717E9" w:rsidR="005642DA" w:rsidRPr="00B43077" w:rsidRDefault="00DA3C86" w:rsidP="005642DA">
      <w:pPr>
        <w:ind w:left="720"/>
        <w:rPr>
          <w:rFonts w:ascii="Times New Roman" w:hAnsi="Times New Roman" w:cs="Times New Roman"/>
          <w:lang w:val="en-GB"/>
        </w:rPr>
      </w:pPr>
      <w:r>
        <w:rPr>
          <w:rFonts w:ascii="Times New Roman" w:hAnsi="Times New Roman" w:cs="Times New Roman" w:hint="eastAsia"/>
          <w:lang w:val="en-GB"/>
        </w:rPr>
        <w:t>授权</w:t>
      </w:r>
      <w:r w:rsidR="005642DA">
        <w:rPr>
          <w:rFonts w:ascii="Times New Roman" w:hAnsi="Times New Roman" w:cs="Times New Roman" w:hint="eastAsia"/>
          <w:lang w:val="en-GB"/>
        </w:rPr>
        <w:t>蓝牙钥匙</w:t>
      </w:r>
    </w:p>
    <w:p w14:paraId="2B938AF5" w14:textId="77777777" w:rsidR="00032478" w:rsidRPr="00032478" w:rsidRDefault="00032478" w:rsidP="00032478">
      <w:pPr>
        <w:rPr>
          <w:lang w:val="en-GB"/>
        </w:rPr>
      </w:pPr>
    </w:p>
    <w:p w14:paraId="16F5717F" w14:textId="669E82AC" w:rsidR="00A05B3A" w:rsidRDefault="00A05B3A" w:rsidP="00A05B3A">
      <w:pPr>
        <w:pStyle w:val="3"/>
        <w:rPr>
          <w:rFonts w:ascii="Times New Roman" w:eastAsia="宋体" w:hAnsi="Times New Roman" w:cs="Times New Roman"/>
          <w:sz w:val="30"/>
          <w:szCs w:val="30"/>
          <w:lang w:eastAsia="zh-CN"/>
        </w:rPr>
      </w:pPr>
      <w:bookmarkStart w:id="301" w:name="_Toc39649738"/>
      <w:r w:rsidRPr="00B43077">
        <w:rPr>
          <w:rFonts w:ascii="Times New Roman" w:eastAsia="宋体" w:hAnsi="Times New Roman" w:cs="Times New Roman"/>
          <w:sz w:val="30"/>
          <w:szCs w:val="30"/>
          <w:lang w:eastAsia="zh-CN"/>
        </w:rPr>
        <w:t>蓝牙钥匙</w:t>
      </w:r>
      <w:r w:rsidR="00F75E09">
        <w:rPr>
          <w:rFonts w:ascii="Times New Roman" w:eastAsia="宋体" w:hAnsi="Times New Roman" w:cs="Times New Roman" w:hint="eastAsia"/>
          <w:sz w:val="30"/>
          <w:szCs w:val="30"/>
          <w:lang w:eastAsia="zh-CN"/>
        </w:rPr>
        <w:t>使用</w:t>
      </w:r>
      <w:bookmarkEnd w:id="301"/>
    </w:p>
    <w:p w14:paraId="50228ED9" w14:textId="77777777" w:rsidR="00FA1A5C" w:rsidRPr="00B43077" w:rsidRDefault="00FA1A5C" w:rsidP="00FA1A5C">
      <w:pPr>
        <w:pStyle w:val="4"/>
        <w:rPr>
          <w:rFonts w:ascii="Times New Roman" w:eastAsia="宋体" w:hAnsi="Times New Roman"/>
          <w:lang w:eastAsia="zh-CN"/>
        </w:rPr>
      </w:pPr>
      <w:bookmarkStart w:id="302" w:name="_Toc39649739"/>
      <w:r w:rsidRPr="00B43077">
        <w:rPr>
          <w:rFonts w:ascii="Times New Roman" w:eastAsia="宋体" w:hAnsi="Times New Roman"/>
          <w:lang w:eastAsia="zh-CN"/>
        </w:rPr>
        <w:t>需求场景</w:t>
      </w:r>
      <w:bookmarkEnd w:id="302"/>
    </w:p>
    <w:p w14:paraId="58CF02D5" w14:textId="1F51EA81" w:rsidR="00FA1A5C" w:rsidRPr="00B43077" w:rsidRDefault="00FA1A5C" w:rsidP="00FA1A5C">
      <w:pPr>
        <w:ind w:firstLineChars="200" w:firstLine="480"/>
        <w:rPr>
          <w:rFonts w:ascii="Times New Roman" w:hAnsi="Times New Roman" w:cs="Times New Roman"/>
          <w:szCs w:val="24"/>
        </w:rPr>
      </w:pPr>
      <w:r>
        <w:rPr>
          <w:rFonts w:ascii="Times New Roman" w:hAnsi="Times New Roman" w:cs="Times New Roman" w:hint="eastAsia"/>
          <w:szCs w:val="24"/>
        </w:rPr>
        <w:t>用户通过蓝牙钥匙使用车辆</w:t>
      </w:r>
    </w:p>
    <w:p w14:paraId="6A799948" w14:textId="77777777" w:rsidR="00FA1A5C" w:rsidRPr="00B43077" w:rsidRDefault="00FA1A5C" w:rsidP="00FA1A5C">
      <w:pPr>
        <w:pStyle w:val="4"/>
        <w:rPr>
          <w:rFonts w:ascii="Times New Roman" w:eastAsia="宋体" w:hAnsi="Times New Roman"/>
          <w:lang w:eastAsia="zh-CN"/>
        </w:rPr>
      </w:pPr>
      <w:bookmarkStart w:id="303" w:name="_Toc39649740"/>
      <w:r w:rsidRPr="00B43077">
        <w:rPr>
          <w:rFonts w:ascii="Times New Roman" w:eastAsia="宋体" w:hAnsi="Times New Roman"/>
          <w:lang w:eastAsia="zh-CN"/>
        </w:rPr>
        <w:t>功能描述</w:t>
      </w:r>
      <w:bookmarkEnd w:id="303"/>
    </w:p>
    <w:p w14:paraId="55FA43DC" w14:textId="4FA2ADAC" w:rsidR="00FA1A5C" w:rsidRPr="00B43077" w:rsidRDefault="00FA1A5C" w:rsidP="00FA1A5C">
      <w:pPr>
        <w:ind w:firstLineChars="200" w:firstLine="480"/>
        <w:rPr>
          <w:rFonts w:ascii="Times New Roman" w:hAnsi="Times New Roman" w:cs="Times New Roman"/>
          <w:lang w:val="en-GB"/>
        </w:rPr>
      </w:pPr>
      <w:r w:rsidRPr="00B43077">
        <w:rPr>
          <w:rFonts w:ascii="Times New Roman" w:hAnsi="Times New Roman" w:cs="Times New Roman"/>
          <w:lang w:val="en-GB"/>
        </w:rPr>
        <w:t xml:space="preserve"> </w:t>
      </w:r>
      <w:r>
        <w:rPr>
          <w:rFonts w:ascii="Times New Roman" w:hAnsi="Times New Roman" w:cs="Times New Roman" w:hint="eastAsia"/>
          <w:lang w:val="en-GB"/>
        </w:rPr>
        <w:t>用户靠近车辆，手机</w:t>
      </w:r>
      <w:r>
        <w:rPr>
          <w:rFonts w:ascii="Times New Roman" w:hAnsi="Times New Roman" w:cs="Times New Roman" w:hint="eastAsia"/>
          <w:lang w:val="en-GB"/>
        </w:rPr>
        <w:t>APP</w:t>
      </w:r>
      <w:r>
        <w:rPr>
          <w:rFonts w:ascii="Times New Roman" w:hAnsi="Times New Roman" w:cs="Times New Roman" w:hint="eastAsia"/>
          <w:lang w:val="en-GB"/>
        </w:rPr>
        <w:t>与车辆建立连接并进行鉴权，鉴权通过后可通过蓝牙实现</w:t>
      </w:r>
      <w:r w:rsidR="00880334">
        <w:rPr>
          <w:rFonts w:ascii="Times New Roman" w:hAnsi="Times New Roman" w:cs="Times New Roman" w:hint="eastAsia"/>
          <w:lang w:val="en-GB"/>
        </w:rPr>
        <w:t>对</w:t>
      </w:r>
      <w:r>
        <w:rPr>
          <w:rFonts w:ascii="Times New Roman" w:hAnsi="Times New Roman" w:cs="Times New Roman" w:hint="eastAsia"/>
          <w:lang w:val="en-GB"/>
        </w:rPr>
        <w:t>车辆</w:t>
      </w:r>
      <w:r w:rsidR="00880334">
        <w:rPr>
          <w:rFonts w:ascii="Times New Roman" w:hAnsi="Times New Roman" w:cs="Times New Roman" w:hint="eastAsia"/>
          <w:lang w:val="en-GB"/>
        </w:rPr>
        <w:t>的</w:t>
      </w:r>
      <w:r>
        <w:rPr>
          <w:rFonts w:ascii="Times New Roman" w:hAnsi="Times New Roman" w:cs="Times New Roman" w:hint="eastAsia"/>
          <w:lang w:val="en-GB"/>
        </w:rPr>
        <w:t>解锁和控制</w:t>
      </w:r>
    </w:p>
    <w:p w14:paraId="7D0A2D8E" w14:textId="77777777" w:rsidR="00FA1A5C" w:rsidRPr="00B43077" w:rsidRDefault="00FA1A5C" w:rsidP="00FA1A5C">
      <w:pPr>
        <w:pStyle w:val="4"/>
        <w:rPr>
          <w:rFonts w:ascii="Times New Roman" w:eastAsia="宋体" w:hAnsi="Times New Roman"/>
          <w:lang w:eastAsia="zh-CN"/>
        </w:rPr>
      </w:pPr>
      <w:bookmarkStart w:id="304" w:name="_Toc39649741"/>
      <w:r w:rsidRPr="00B43077">
        <w:rPr>
          <w:rFonts w:ascii="Times New Roman" w:eastAsia="宋体" w:hAnsi="Times New Roman"/>
          <w:lang w:eastAsia="zh-CN"/>
        </w:rPr>
        <w:lastRenderedPageBreak/>
        <w:t>业务流程图</w:t>
      </w:r>
      <w:bookmarkEnd w:id="304"/>
    </w:p>
    <w:p w14:paraId="0A828A3D" w14:textId="1A01D317" w:rsidR="00FA1A5C" w:rsidRPr="00B43077" w:rsidRDefault="00FA1A5C" w:rsidP="00FA1A5C">
      <w:pPr>
        <w:spacing w:line="276" w:lineRule="auto"/>
        <w:ind w:firstLineChars="200" w:firstLine="480"/>
        <w:jc w:val="center"/>
        <w:rPr>
          <w:rFonts w:ascii="Times New Roman" w:hAnsi="Times New Roman" w:cs="Times New Roman"/>
          <w:szCs w:val="24"/>
          <w:lang w:val="en-GB"/>
        </w:rPr>
      </w:pPr>
      <w:r>
        <w:object w:dxaOrig="7846" w:dyaOrig="14836" w14:anchorId="20328C35">
          <v:shape id="_x0000_i1038" type="#_x0000_t75" style="width:300.75pt;height:569.25pt" o:ole="">
            <v:imagedata r:id="rId43" o:title=""/>
          </v:shape>
          <o:OLEObject Type="Embed" ProgID="Visio.Drawing.15" ShapeID="_x0000_i1038" DrawAspect="Content" ObjectID="_1652536883" r:id="rId44"/>
        </w:object>
      </w:r>
    </w:p>
    <w:p w14:paraId="4CFDFE22" w14:textId="77777777" w:rsidR="00FA1A5C" w:rsidRPr="00EB3DC8" w:rsidRDefault="00FA1A5C" w:rsidP="00FA1A5C">
      <w:pPr>
        <w:pStyle w:val="4"/>
        <w:rPr>
          <w:rFonts w:ascii="Times New Roman" w:eastAsia="宋体" w:hAnsi="Times New Roman"/>
          <w:lang w:eastAsia="zh-CN"/>
        </w:rPr>
      </w:pPr>
      <w:bookmarkStart w:id="305" w:name="_Toc39649742"/>
      <w:r w:rsidRPr="00B43077">
        <w:rPr>
          <w:rFonts w:ascii="Times New Roman" w:eastAsia="宋体" w:hAnsi="Times New Roman"/>
          <w:lang w:eastAsia="zh-CN"/>
        </w:rPr>
        <w:lastRenderedPageBreak/>
        <w:t>需求描述</w:t>
      </w:r>
      <w:bookmarkEnd w:id="305"/>
    </w:p>
    <w:p w14:paraId="12A8B64C" w14:textId="17755AB2" w:rsidR="00FA1A5C" w:rsidRDefault="00880334" w:rsidP="00880334">
      <w:pPr>
        <w:pStyle w:val="af5"/>
        <w:numPr>
          <w:ilvl w:val="0"/>
          <w:numId w:val="21"/>
        </w:numPr>
        <w:ind w:firstLineChars="0"/>
        <w:rPr>
          <w:rFonts w:ascii="Times New Roman" w:hAnsi="Times New Roman" w:cs="Times New Roman"/>
          <w:lang w:val="en-GB"/>
        </w:rPr>
      </w:pPr>
      <w:r>
        <w:rPr>
          <w:rFonts w:ascii="Times New Roman" w:hAnsi="Times New Roman" w:cs="Times New Roman" w:hint="eastAsia"/>
          <w:lang w:val="en-GB"/>
        </w:rPr>
        <w:t>用户手机</w:t>
      </w:r>
      <w:r>
        <w:rPr>
          <w:rFonts w:ascii="Times New Roman" w:hAnsi="Times New Roman" w:cs="Times New Roman" w:hint="eastAsia"/>
          <w:lang w:val="en-GB"/>
        </w:rPr>
        <w:t>APP</w:t>
      </w:r>
      <w:r>
        <w:rPr>
          <w:rFonts w:ascii="Times New Roman" w:hAnsi="Times New Roman" w:cs="Times New Roman" w:hint="eastAsia"/>
          <w:lang w:val="en-GB"/>
        </w:rPr>
        <w:t>保持后台运行状态，并靠近车辆，</w:t>
      </w:r>
      <w:r>
        <w:rPr>
          <w:rFonts w:ascii="Times New Roman" w:hAnsi="Times New Roman" w:cs="Times New Roman" w:hint="eastAsia"/>
          <w:lang w:val="en-GB"/>
        </w:rPr>
        <w:t>APP</w:t>
      </w:r>
      <w:r>
        <w:rPr>
          <w:rFonts w:ascii="Times New Roman" w:hAnsi="Times New Roman" w:cs="Times New Roman" w:hint="eastAsia"/>
          <w:lang w:val="en-GB"/>
        </w:rPr>
        <w:t>检索到车辆蓝牙广播后自动发起连接请求，并建立连接</w:t>
      </w:r>
      <w:r w:rsidR="00FB4DCA">
        <w:rPr>
          <w:rFonts w:ascii="Times New Roman" w:hAnsi="Times New Roman" w:cs="Times New Roman" w:hint="eastAsia"/>
          <w:lang w:val="en-GB"/>
        </w:rPr>
        <w:t>。</w:t>
      </w:r>
    </w:p>
    <w:p w14:paraId="2B0F1E1E" w14:textId="7CAF9C5B" w:rsidR="00FB4DCA" w:rsidRDefault="00FB4DCA" w:rsidP="00880334">
      <w:pPr>
        <w:pStyle w:val="af5"/>
        <w:numPr>
          <w:ilvl w:val="0"/>
          <w:numId w:val="21"/>
        </w:numPr>
        <w:ind w:firstLineChars="0"/>
        <w:rPr>
          <w:rFonts w:ascii="Times New Roman" w:hAnsi="Times New Roman" w:cs="Times New Roman"/>
          <w:lang w:val="en-GB"/>
        </w:rPr>
      </w:pPr>
      <w:r>
        <w:rPr>
          <w:rFonts w:ascii="Times New Roman" w:hAnsi="Times New Roman" w:cs="Times New Roman" w:hint="eastAsia"/>
          <w:lang w:val="en-GB"/>
        </w:rPr>
        <w:t>当</w:t>
      </w:r>
      <w:r>
        <w:rPr>
          <w:rFonts w:ascii="Times New Roman" w:hAnsi="Times New Roman" w:cs="Times New Roman" w:hint="eastAsia"/>
          <w:lang w:val="en-GB"/>
        </w:rPr>
        <w:t>APP</w:t>
      </w:r>
      <w:r>
        <w:rPr>
          <w:rFonts w:ascii="Times New Roman" w:hAnsi="Times New Roman" w:cs="Times New Roman" w:hint="eastAsia"/>
          <w:lang w:val="en-GB"/>
        </w:rPr>
        <w:t>检测到用户的多辆车时，</w:t>
      </w:r>
      <w:r w:rsidR="00351B7B">
        <w:rPr>
          <w:rFonts w:ascii="Times New Roman" w:hAnsi="Times New Roman" w:cs="Times New Roman" w:hint="eastAsia"/>
          <w:lang w:val="en-GB"/>
        </w:rPr>
        <w:t>默认连接用户车辆列表第一辆车</w:t>
      </w:r>
      <w:r>
        <w:rPr>
          <w:rFonts w:ascii="Times New Roman" w:hAnsi="Times New Roman" w:cs="Times New Roman" w:hint="eastAsia"/>
          <w:lang w:val="en-GB"/>
        </w:rPr>
        <w:t>，用户可</w:t>
      </w:r>
      <w:r w:rsidR="00AB16A3">
        <w:rPr>
          <w:rFonts w:ascii="Times New Roman" w:hAnsi="Times New Roman" w:cs="Times New Roman" w:hint="eastAsia"/>
          <w:lang w:val="en-GB"/>
        </w:rPr>
        <w:t>通过</w:t>
      </w:r>
      <w:r>
        <w:rPr>
          <w:rFonts w:ascii="Times New Roman" w:hAnsi="Times New Roman" w:cs="Times New Roman" w:hint="eastAsia"/>
          <w:lang w:val="en-GB"/>
        </w:rPr>
        <w:t>APP</w:t>
      </w:r>
      <w:r>
        <w:rPr>
          <w:rFonts w:ascii="Times New Roman" w:hAnsi="Times New Roman" w:cs="Times New Roman" w:hint="eastAsia"/>
          <w:lang w:val="en-GB"/>
        </w:rPr>
        <w:t>选择和切换需使用的</w:t>
      </w:r>
      <w:commentRangeStart w:id="306"/>
      <w:commentRangeStart w:id="307"/>
      <w:r>
        <w:rPr>
          <w:rFonts w:ascii="Times New Roman" w:hAnsi="Times New Roman" w:cs="Times New Roman" w:hint="eastAsia"/>
          <w:lang w:val="en-GB"/>
        </w:rPr>
        <w:t>车辆</w:t>
      </w:r>
      <w:commentRangeEnd w:id="306"/>
      <w:r w:rsidR="007A15E9">
        <w:rPr>
          <w:rStyle w:val="af7"/>
        </w:rPr>
        <w:commentReference w:id="306"/>
      </w:r>
      <w:commentRangeEnd w:id="307"/>
      <w:r w:rsidR="003717B5">
        <w:rPr>
          <w:rStyle w:val="af7"/>
        </w:rPr>
        <w:commentReference w:id="307"/>
      </w:r>
    </w:p>
    <w:p w14:paraId="406F994D" w14:textId="2C4089F6" w:rsidR="00880334" w:rsidRDefault="00880334" w:rsidP="00880334">
      <w:pPr>
        <w:pStyle w:val="af5"/>
        <w:numPr>
          <w:ilvl w:val="0"/>
          <w:numId w:val="21"/>
        </w:numPr>
        <w:ind w:firstLineChars="0"/>
        <w:rPr>
          <w:rFonts w:ascii="Times New Roman" w:hAnsi="Times New Roman" w:cs="Times New Roman"/>
          <w:lang w:val="en-GB"/>
        </w:rPr>
      </w:pPr>
      <w:r>
        <w:rPr>
          <w:rFonts w:ascii="Times New Roman" w:hAnsi="Times New Roman" w:cs="Times New Roman" w:hint="eastAsia"/>
          <w:lang w:val="en-GB"/>
        </w:rPr>
        <w:t>APP</w:t>
      </w:r>
      <w:r>
        <w:rPr>
          <w:rFonts w:ascii="Times New Roman" w:hAnsi="Times New Roman" w:cs="Times New Roman" w:hint="eastAsia"/>
          <w:lang w:val="en-GB"/>
        </w:rPr>
        <w:t>收到车辆鉴权请求后，在规定时间内向车辆发送鉴权信息，鉴权通过后保持与车辆的蓝牙连接</w:t>
      </w:r>
      <w:r w:rsidR="00FB4DCA">
        <w:rPr>
          <w:rFonts w:ascii="Times New Roman" w:hAnsi="Times New Roman" w:cs="Times New Roman" w:hint="eastAsia"/>
          <w:lang w:val="en-GB"/>
        </w:rPr>
        <w:t>，并将车辆控制通道由</w:t>
      </w:r>
      <w:r w:rsidR="00FB4DCA">
        <w:rPr>
          <w:rFonts w:ascii="Times New Roman" w:hAnsi="Times New Roman" w:cs="Times New Roman" w:hint="eastAsia"/>
          <w:lang w:val="en-GB"/>
        </w:rPr>
        <w:t>4G</w:t>
      </w:r>
      <w:r w:rsidR="00FB4DCA">
        <w:rPr>
          <w:rFonts w:ascii="Times New Roman" w:hAnsi="Times New Roman" w:cs="Times New Roman" w:hint="eastAsia"/>
          <w:lang w:val="en-GB"/>
        </w:rPr>
        <w:t>网络切换至蓝牙</w:t>
      </w:r>
      <w:r w:rsidR="00AB16A3">
        <w:rPr>
          <w:rFonts w:ascii="Times New Roman" w:hAnsi="Times New Roman" w:cs="Times New Roman" w:hint="eastAsia"/>
          <w:lang w:val="en-GB"/>
        </w:rPr>
        <w:t>，用户可通过蓝牙实现对车辆的控制</w:t>
      </w:r>
    </w:p>
    <w:p w14:paraId="42F97790" w14:textId="5B81D246" w:rsidR="00E91EDB" w:rsidRDefault="00E91EDB" w:rsidP="00E91EDB">
      <w:pPr>
        <w:pStyle w:val="af5"/>
        <w:ind w:left="900" w:firstLineChars="0" w:firstLine="0"/>
        <w:rPr>
          <w:rFonts w:ascii="Times New Roman" w:hAnsi="Times New Roman" w:cs="Times New Roman"/>
          <w:lang w:val="en-GB"/>
        </w:rPr>
      </w:pPr>
      <w:r>
        <w:rPr>
          <w:rFonts w:ascii="Times New Roman" w:hAnsi="Times New Roman" w:cs="Times New Roman" w:hint="eastAsia"/>
          <w:lang w:val="en-GB"/>
        </w:rPr>
        <w:t>蓝牙鉴权包括：蓝牙钥匙、蓝牙钥匙权限、蓝牙钥匙绑定信息的验证，蓝牙钥匙绑定信息见</w:t>
      </w:r>
      <w:r>
        <w:rPr>
          <w:rFonts w:ascii="Times New Roman" w:hAnsi="Times New Roman" w:cs="Times New Roman" w:hint="eastAsia"/>
          <w:lang w:val="en-GB"/>
        </w:rPr>
        <w:t>3.1.1</w:t>
      </w:r>
      <w:r>
        <w:rPr>
          <w:rFonts w:ascii="Times New Roman" w:hAnsi="Times New Roman" w:cs="Times New Roman" w:hint="eastAsia"/>
          <w:lang w:val="en-GB"/>
        </w:rPr>
        <w:t>车主蓝牙钥匙生成和</w:t>
      </w:r>
      <w:r>
        <w:rPr>
          <w:rFonts w:ascii="Times New Roman" w:hAnsi="Times New Roman" w:cs="Times New Roman" w:hint="eastAsia"/>
          <w:lang w:val="en-GB"/>
        </w:rPr>
        <w:t>3.1.2</w:t>
      </w:r>
      <w:r>
        <w:rPr>
          <w:rFonts w:ascii="Times New Roman" w:hAnsi="Times New Roman" w:cs="Times New Roman" w:hint="eastAsia"/>
          <w:lang w:val="en-GB"/>
        </w:rPr>
        <w:t>授权蓝牙钥匙生成</w:t>
      </w:r>
    </w:p>
    <w:p w14:paraId="20D714FD" w14:textId="0DF12215" w:rsidR="00AB16A3" w:rsidRDefault="00AB16A3" w:rsidP="00880334">
      <w:pPr>
        <w:pStyle w:val="af5"/>
        <w:numPr>
          <w:ilvl w:val="0"/>
          <w:numId w:val="21"/>
        </w:numPr>
        <w:ind w:firstLineChars="0"/>
        <w:rPr>
          <w:rFonts w:ascii="Times New Roman" w:hAnsi="Times New Roman" w:cs="Times New Roman"/>
          <w:lang w:val="en-GB"/>
        </w:rPr>
      </w:pPr>
      <w:commentRangeStart w:id="308"/>
      <w:commentRangeStart w:id="309"/>
      <w:r>
        <w:rPr>
          <w:rFonts w:ascii="Times New Roman" w:hAnsi="Times New Roman" w:cs="Times New Roman" w:hint="eastAsia"/>
          <w:lang w:val="en-GB"/>
        </w:rPr>
        <w:t>APP</w:t>
      </w:r>
      <w:r>
        <w:rPr>
          <w:rFonts w:ascii="Times New Roman" w:hAnsi="Times New Roman" w:cs="Times New Roman" w:hint="eastAsia"/>
          <w:lang w:val="en-GB"/>
        </w:rPr>
        <w:t>需判断蓝牙钥匙的类型，当为车主蓝牙钥匙时，用户可使用所有控制功能，当蓝牙钥匙为授权蓝牙钥匙时，用户只可使用车主授权的功能项</w:t>
      </w:r>
      <w:commentRangeEnd w:id="308"/>
      <w:r w:rsidR="00892824">
        <w:rPr>
          <w:rStyle w:val="af7"/>
        </w:rPr>
        <w:commentReference w:id="308"/>
      </w:r>
      <w:commentRangeEnd w:id="309"/>
      <w:r w:rsidR="00C20922">
        <w:rPr>
          <w:rStyle w:val="af7"/>
        </w:rPr>
        <w:commentReference w:id="309"/>
      </w:r>
    </w:p>
    <w:p w14:paraId="399AD227" w14:textId="14941BD6" w:rsidR="00A05B3A" w:rsidRDefault="00493C69" w:rsidP="004F17A8">
      <w:pPr>
        <w:pStyle w:val="af5"/>
        <w:numPr>
          <w:ilvl w:val="0"/>
          <w:numId w:val="21"/>
        </w:numPr>
        <w:ind w:firstLineChars="0"/>
        <w:rPr>
          <w:rFonts w:ascii="Times New Roman" w:hAnsi="Times New Roman" w:cs="Times New Roman"/>
          <w:lang w:val="en-GB"/>
        </w:rPr>
      </w:pPr>
      <w:r>
        <w:rPr>
          <w:rFonts w:ascii="Times New Roman" w:hAnsi="Times New Roman" w:cs="Times New Roman" w:hint="eastAsia"/>
          <w:lang w:val="en-GB"/>
        </w:rPr>
        <w:t>用户通过</w:t>
      </w:r>
      <w:r>
        <w:rPr>
          <w:rFonts w:ascii="Times New Roman" w:hAnsi="Times New Roman" w:cs="Times New Roman" w:hint="eastAsia"/>
          <w:lang w:val="en-GB"/>
        </w:rPr>
        <w:t>APP</w:t>
      </w:r>
      <w:r>
        <w:rPr>
          <w:rFonts w:ascii="Times New Roman" w:hAnsi="Times New Roman" w:cs="Times New Roman" w:hint="eastAsia"/>
          <w:lang w:val="en-GB"/>
        </w:rPr>
        <w:t>发送车控指令，</w:t>
      </w:r>
      <w:r>
        <w:rPr>
          <w:rFonts w:ascii="Times New Roman" w:hAnsi="Times New Roman" w:cs="Times New Roman" w:hint="eastAsia"/>
          <w:lang w:val="en-GB"/>
        </w:rPr>
        <w:t>APP</w:t>
      </w:r>
      <w:r>
        <w:rPr>
          <w:rFonts w:ascii="Times New Roman" w:hAnsi="Times New Roman" w:cs="Times New Roman" w:hint="eastAsia"/>
          <w:lang w:val="en-GB"/>
        </w:rPr>
        <w:t>需使用蓝牙钥匙对车控指令进行加密</w:t>
      </w:r>
      <w:r w:rsidR="002157ED">
        <w:rPr>
          <w:rFonts w:ascii="Times New Roman" w:hAnsi="Times New Roman" w:cs="Times New Roman" w:hint="eastAsia"/>
          <w:lang w:val="en-GB"/>
        </w:rPr>
        <w:t>，并发送给车端蓝牙模块</w:t>
      </w:r>
    </w:p>
    <w:p w14:paraId="23E8B7C0" w14:textId="295A5F13" w:rsidR="003717B5" w:rsidRPr="003717B5" w:rsidRDefault="008368CF" w:rsidP="00993101">
      <w:pPr>
        <w:pStyle w:val="af5"/>
        <w:numPr>
          <w:ilvl w:val="0"/>
          <w:numId w:val="21"/>
        </w:numPr>
        <w:ind w:firstLineChars="0"/>
        <w:rPr>
          <w:rFonts w:ascii="Times New Roman" w:hAnsi="Times New Roman" w:cs="Times New Roman"/>
          <w:lang w:val="en-GB"/>
          <w:rPrChange w:id="310" w:author="凯宇" w:date="2020-05-21T23:55:00Z">
            <w:rPr>
              <w:lang w:val="en-GB"/>
            </w:rPr>
          </w:rPrChange>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应具备保活能力，</w:t>
      </w:r>
      <w:r w:rsidR="00E91EDB">
        <w:rPr>
          <w:rFonts w:ascii="Times New Roman" w:hAnsi="Times New Roman" w:cs="Times New Roman" w:hint="eastAsia"/>
          <w:lang w:val="en-GB"/>
        </w:rPr>
        <w:t>并且</w:t>
      </w:r>
      <w:r>
        <w:rPr>
          <w:rFonts w:ascii="Times New Roman" w:hAnsi="Times New Roman" w:cs="Times New Roman" w:hint="eastAsia"/>
          <w:lang w:val="en-GB"/>
        </w:rPr>
        <w:t>能够在开机、重启、崩溃时能后台自动运行，</w:t>
      </w:r>
      <w:r w:rsidR="00E91EDB">
        <w:rPr>
          <w:rFonts w:ascii="Times New Roman" w:hAnsi="Times New Roman" w:cs="Times New Roman" w:hint="eastAsia"/>
          <w:lang w:val="en-GB"/>
        </w:rPr>
        <w:t>确保被动控车功能的可用性。</w:t>
      </w:r>
      <w:r>
        <w:rPr>
          <w:rFonts w:ascii="Times New Roman" w:hAnsi="Times New Roman" w:cs="Times New Roman" w:hint="eastAsia"/>
          <w:lang w:val="en-GB"/>
        </w:rPr>
        <w:t>用户在开通蓝牙钥匙时，需提醒用户保持</w:t>
      </w:r>
      <w:r>
        <w:rPr>
          <w:rFonts w:ascii="Times New Roman" w:hAnsi="Times New Roman" w:cs="Times New Roman" w:hint="eastAsia"/>
          <w:lang w:val="en-GB"/>
        </w:rPr>
        <w:t>APP</w:t>
      </w:r>
      <w:r>
        <w:rPr>
          <w:rFonts w:ascii="Times New Roman" w:hAnsi="Times New Roman" w:cs="Times New Roman" w:hint="eastAsia"/>
          <w:lang w:val="en-GB"/>
        </w:rPr>
        <w:t>后台运行</w:t>
      </w:r>
      <w:r w:rsidR="005E1569">
        <w:rPr>
          <w:rFonts w:ascii="Times New Roman" w:hAnsi="Times New Roman" w:cs="Times New Roman" w:hint="eastAsia"/>
          <w:lang w:val="en-GB"/>
        </w:rPr>
        <w:t>，防止</w:t>
      </w:r>
      <w:r w:rsidR="00892824">
        <w:rPr>
          <w:rFonts w:ascii="Times New Roman" w:hAnsi="Times New Roman" w:cs="Times New Roman" w:hint="eastAsia"/>
          <w:lang w:val="en-GB"/>
        </w:rPr>
        <w:t>进</w:t>
      </w:r>
      <w:r w:rsidR="005E1569">
        <w:rPr>
          <w:rFonts w:ascii="Times New Roman" w:hAnsi="Times New Roman" w:cs="Times New Roman" w:hint="eastAsia"/>
          <w:lang w:val="en-GB"/>
        </w:rPr>
        <w:t>程被用户强制误杀</w:t>
      </w:r>
    </w:p>
    <w:p w14:paraId="037CE1C9" w14:textId="00C7C1B1" w:rsidR="00A05B3A" w:rsidRDefault="00A05B3A" w:rsidP="00A05B3A">
      <w:pPr>
        <w:pStyle w:val="3"/>
        <w:rPr>
          <w:rFonts w:ascii="Times New Roman" w:eastAsia="宋体" w:hAnsi="Times New Roman" w:cs="Times New Roman"/>
          <w:sz w:val="30"/>
          <w:szCs w:val="30"/>
          <w:lang w:eastAsia="zh-CN"/>
        </w:rPr>
      </w:pPr>
      <w:bookmarkStart w:id="311" w:name="_Toc39649743"/>
      <w:r w:rsidRPr="00B43077">
        <w:rPr>
          <w:rFonts w:ascii="Times New Roman" w:eastAsia="宋体" w:hAnsi="Times New Roman" w:cs="Times New Roman"/>
          <w:sz w:val="30"/>
          <w:szCs w:val="30"/>
          <w:lang w:eastAsia="zh-CN"/>
        </w:rPr>
        <w:t>蓝牙钥匙注销</w:t>
      </w:r>
      <w:bookmarkEnd w:id="311"/>
    </w:p>
    <w:p w14:paraId="017CA7C7" w14:textId="77777777" w:rsidR="004F17A8" w:rsidRPr="00B43077" w:rsidRDefault="004F17A8" w:rsidP="004F17A8">
      <w:pPr>
        <w:pStyle w:val="4"/>
        <w:rPr>
          <w:rFonts w:ascii="Times New Roman" w:eastAsia="宋体" w:hAnsi="Times New Roman"/>
          <w:lang w:eastAsia="zh-CN"/>
        </w:rPr>
      </w:pPr>
      <w:bookmarkStart w:id="312" w:name="_Toc39649744"/>
      <w:r w:rsidRPr="00B43077">
        <w:rPr>
          <w:rFonts w:ascii="Times New Roman" w:eastAsia="宋体" w:hAnsi="Times New Roman"/>
          <w:lang w:eastAsia="zh-CN"/>
        </w:rPr>
        <w:t>车主收回授权</w:t>
      </w:r>
      <w:bookmarkEnd w:id="312"/>
    </w:p>
    <w:p w14:paraId="263D271B" w14:textId="77777777" w:rsidR="004F17A8" w:rsidRPr="00B43077" w:rsidRDefault="004F17A8" w:rsidP="004F17A8">
      <w:pPr>
        <w:rPr>
          <w:rFonts w:ascii="Times New Roman" w:hAnsi="Times New Roman" w:cs="Times New Roman"/>
          <w:lang w:val="en-GB"/>
        </w:rPr>
      </w:pPr>
      <w:r w:rsidRPr="00B43077">
        <w:rPr>
          <w:rFonts w:ascii="Times New Roman" w:hAnsi="Times New Roman" w:cs="Times New Roman"/>
          <w:lang w:val="en-GB"/>
        </w:rPr>
        <w:t>需求编号</w:t>
      </w:r>
    </w:p>
    <w:p w14:paraId="1311F7ED"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3360F828" w14:textId="77777777" w:rsidR="004F17A8" w:rsidRPr="00B43077" w:rsidRDefault="004F17A8" w:rsidP="004F17A8">
      <w:pPr>
        <w:ind w:firstLineChars="200" w:firstLine="480"/>
        <w:rPr>
          <w:rFonts w:ascii="Times New Roman" w:hAnsi="Times New Roman" w:cs="Times New Roman"/>
          <w:lang w:val="en-GB"/>
        </w:rPr>
      </w:pPr>
      <w:r>
        <w:rPr>
          <w:rFonts w:ascii="Times New Roman" w:hAnsi="Times New Roman" w:cs="Times New Roman" w:hint="eastAsia"/>
          <w:lang w:val="en-GB"/>
        </w:rPr>
        <w:t>车主收回已授权的蓝牙钥匙</w:t>
      </w:r>
    </w:p>
    <w:p w14:paraId="65C22AB3"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64ECF39F" w14:textId="1F54F424" w:rsidR="004F17A8" w:rsidRPr="00B43077" w:rsidRDefault="004F17A8" w:rsidP="004F17A8">
      <w:pPr>
        <w:ind w:firstLineChars="200" w:firstLine="480"/>
        <w:rPr>
          <w:rFonts w:ascii="Times New Roman" w:hAnsi="Times New Roman" w:cs="Times New Roman"/>
          <w:lang w:val="en-GB"/>
        </w:rPr>
      </w:pPr>
      <w:r>
        <w:rPr>
          <w:rFonts w:ascii="Times New Roman" w:hAnsi="Times New Roman" w:cs="Times New Roman" w:hint="eastAsia"/>
          <w:lang w:val="en-GB"/>
        </w:rPr>
        <w:t>车主通过手机</w:t>
      </w:r>
      <w:r>
        <w:rPr>
          <w:rFonts w:ascii="Times New Roman" w:hAnsi="Times New Roman" w:cs="Times New Roman" w:hint="eastAsia"/>
          <w:lang w:val="en-GB"/>
        </w:rPr>
        <w:t>APP</w:t>
      </w:r>
      <w:r>
        <w:rPr>
          <w:rFonts w:ascii="Times New Roman" w:hAnsi="Times New Roman" w:cs="Times New Roman" w:hint="eastAsia"/>
          <w:lang w:val="en-GB"/>
        </w:rPr>
        <w:t>注销已授权的蓝牙钥匙，终止授权</w:t>
      </w:r>
    </w:p>
    <w:p w14:paraId="714B1425" w14:textId="45372B40" w:rsidR="004F17A8" w:rsidRPr="00B43077" w:rsidRDefault="009E5A97" w:rsidP="004F17A8">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6850B32B" w14:textId="2E859005" w:rsidR="004F17A8" w:rsidRPr="00B43077" w:rsidRDefault="00C90C7A" w:rsidP="004F17A8">
      <w:pPr>
        <w:jc w:val="center"/>
        <w:rPr>
          <w:rFonts w:ascii="Times New Roman" w:hAnsi="Times New Roman" w:cs="Times New Roman"/>
          <w:lang w:val="en-GB"/>
        </w:rPr>
      </w:pPr>
      <w:r>
        <w:object w:dxaOrig="15241" w:dyaOrig="13830" w14:anchorId="244492AC">
          <v:shape id="_x0000_i1039" type="#_x0000_t75" style="width:468pt;height:424.5pt" o:ole="">
            <v:imagedata r:id="rId45" o:title=""/>
          </v:shape>
          <o:OLEObject Type="Embed" ProgID="Visio.Drawing.15" ShapeID="_x0000_i1039" DrawAspect="Content" ObjectID="_1652536884" r:id="rId46"/>
        </w:object>
      </w:r>
    </w:p>
    <w:p w14:paraId="7AF66FD4" w14:textId="54F2DBF1" w:rsidR="004F17A8"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459C1472" w14:textId="1FEE0060" w:rsidR="004E1125" w:rsidRDefault="004E1125" w:rsidP="004E1125">
      <w:pPr>
        <w:pStyle w:val="af5"/>
        <w:numPr>
          <w:ilvl w:val="0"/>
          <w:numId w:val="23"/>
        </w:numPr>
        <w:ind w:firstLineChars="0"/>
        <w:rPr>
          <w:rFonts w:ascii="Times New Roman" w:hAnsi="Times New Roman" w:cs="Times New Roman"/>
          <w:lang w:val="en-GB"/>
        </w:rPr>
      </w:pPr>
      <w:r w:rsidRPr="00245B2D">
        <w:rPr>
          <w:rFonts w:ascii="Times New Roman" w:hAnsi="Times New Roman" w:cs="Times New Roman"/>
          <w:lang w:val="en-GB"/>
        </w:rPr>
        <w:t>车主通过手机选择需要</w:t>
      </w:r>
      <w:r>
        <w:rPr>
          <w:rFonts w:ascii="Times New Roman" w:hAnsi="Times New Roman" w:cs="Times New Roman" w:hint="eastAsia"/>
          <w:lang w:val="en-GB"/>
        </w:rPr>
        <w:t>注销的</w:t>
      </w:r>
      <w:r w:rsidRPr="00245B2D">
        <w:rPr>
          <w:rFonts w:ascii="Times New Roman" w:hAnsi="Times New Roman" w:cs="Times New Roman"/>
          <w:lang w:val="en-GB"/>
        </w:rPr>
        <w:t>蓝牙钥匙，在</w:t>
      </w:r>
      <w:r>
        <w:rPr>
          <w:rFonts w:ascii="Times New Roman" w:hAnsi="Times New Roman" w:cs="Times New Roman" w:hint="eastAsia"/>
          <w:lang w:val="en-GB"/>
        </w:rPr>
        <w:t>进行注销</w:t>
      </w:r>
      <w:r w:rsidRPr="00245B2D">
        <w:rPr>
          <w:rFonts w:ascii="Times New Roman" w:hAnsi="Times New Roman" w:cs="Times New Roman"/>
          <w:lang w:val="en-GB"/>
        </w:rPr>
        <w:t>时手机</w:t>
      </w:r>
      <w:r w:rsidRPr="00245B2D">
        <w:rPr>
          <w:rFonts w:ascii="Times New Roman" w:hAnsi="Times New Roman" w:cs="Times New Roman"/>
          <w:lang w:val="en-GB"/>
        </w:rPr>
        <w:t>APP</w:t>
      </w:r>
      <w:r w:rsidRPr="00245B2D">
        <w:rPr>
          <w:rFonts w:ascii="Times New Roman" w:hAnsi="Times New Roman" w:cs="Times New Roman"/>
          <w:lang w:val="en-GB"/>
        </w:rPr>
        <w:t>需对用户身份进行验证，验证通过后才向</w:t>
      </w:r>
      <w:r w:rsidRPr="00245B2D">
        <w:rPr>
          <w:rFonts w:ascii="Times New Roman" w:hAnsi="Times New Roman" w:cs="Times New Roman"/>
          <w:lang w:val="en-GB"/>
        </w:rPr>
        <w:t>TSP</w:t>
      </w:r>
      <w:r w:rsidRPr="00245B2D">
        <w:rPr>
          <w:rFonts w:ascii="Times New Roman" w:hAnsi="Times New Roman" w:cs="Times New Roman"/>
          <w:lang w:val="en-GB"/>
        </w:rPr>
        <w:t>发起</w:t>
      </w:r>
      <w:r>
        <w:rPr>
          <w:rFonts w:ascii="Times New Roman" w:hAnsi="Times New Roman" w:cs="Times New Roman" w:hint="eastAsia"/>
          <w:lang w:val="en-GB"/>
        </w:rPr>
        <w:t>注销指令</w:t>
      </w:r>
      <w:r w:rsidRPr="00245B2D">
        <w:rPr>
          <w:rFonts w:ascii="Times New Roman" w:hAnsi="Times New Roman" w:cs="Times New Roman"/>
          <w:lang w:val="en-GB"/>
        </w:rPr>
        <w:t>，</w:t>
      </w:r>
    </w:p>
    <w:p w14:paraId="0FC925B2" w14:textId="77777777" w:rsidR="004E1125" w:rsidRPr="00245B2D" w:rsidRDefault="004E1125" w:rsidP="004E1125">
      <w:pPr>
        <w:pStyle w:val="af5"/>
        <w:ind w:left="900" w:firstLineChars="0" w:firstLine="0"/>
        <w:rPr>
          <w:rFonts w:ascii="Times New Roman" w:hAnsi="Times New Roman" w:cs="Times New Roman"/>
          <w:lang w:val="en-GB"/>
        </w:rPr>
      </w:pPr>
      <w:r w:rsidRPr="00245B2D">
        <w:rPr>
          <w:rFonts w:ascii="Times New Roman" w:hAnsi="Times New Roman" w:cs="Times New Roman"/>
          <w:lang w:val="en-GB"/>
        </w:rPr>
        <w:t>验证方式包括：</w:t>
      </w:r>
      <w:r>
        <w:rPr>
          <w:rFonts w:ascii="Times New Roman" w:hAnsi="Times New Roman" w:cs="Times New Roman" w:hint="eastAsia"/>
          <w:lang w:val="en-GB"/>
        </w:rPr>
        <w:t>账号</w:t>
      </w:r>
      <w:r w:rsidRPr="00245B2D">
        <w:rPr>
          <w:rFonts w:ascii="Times New Roman" w:hAnsi="Times New Roman" w:cs="Times New Roman"/>
          <w:lang w:val="en-GB"/>
        </w:rPr>
        <w:t>密码、或调用手机指纹识别、面部识别</w:t>
      </w:r>
    </w:p>
    <w:p w14:paraId="32B7CDB2" w14:textId="1262072D" w:rsidR="004E1125" w:rsidRDefault="004E1125" w:rsidP="004E1125">
      <w:pPr>
        <w:pStyle w:val="af5"/>
        <w:numPr>
          <w:ilvl w:val="0"/>
          <w:numId w:val="23"/>
        </w:numPr>
        <w:ind w:firstLineChars="0"/>
        <w:rPr>
          <w:rFonts w:ascii="Times New Roman" w:hAnsi="Times New Roman" w:cs="Times New Roman"/>
          <w:lang w:val="en-GB"/>
        </w:rPr>
      </w:pPr>
      <w:r w:rsidRPr="00245B2D">
        <w:rPr>
          <w:rFonts w:ascii="Times New Roman" w:hAnsi="Times New Roman" w:cs="Times New Roman"/>
          <w:lang w:val="en-GB"/>
        </w:rPr>
        <w:t>用户验证通过后，手机</w:t>
      </w:r>
      <w:r w:rsidRPr="00245B2D">
        <w:rPr>
          <w:rFonts w:ascii="Times New Roman" w:hAnsi="Times New Roman" w:cs="Times New Roman"/>
          <w:lang w:val="en-GB"/>
        </w:rPr>
        <w:t>APP</w:t>
      </w:r>
      <w:r w:rsidRPr="00245B2D">
        <w:rPr>
          <w:rFonts w:ascii="Times New Roman" w:hAnsi="Times New Roman" w:cs="Times New Roman"/>
          <w:lang w:val="en-GB"/>
        </w:rPr>
        <w:t>组织蓝牙钥匙</w:t>
      </w:r>
      <w:r>
        <w:rPr>
          <w:rFonts w:ascii="Times New Roman" w:hAnsi="Times New Roman" w:cs="Times New Roman" w:hint="eastAsia"/>
          <w:lang w:val="en-GB"/>
        </w:rPr>
        <w:t>注销信息</w:t>
      </w:r>
      <w:r w:rsidRPr="00245B2D">
        <w:rPr>
          <w:rFonts w:ascii="Times New Roman" w:hAnsi="Times New Roman" w:cs="Times New Roman"/>
          <w:lang w:val="en-GB"/>
        </w:rPr>
        <w:t>，并发送至</w:t>
      </w:r>
      <w:r w:rsidRPr="00245B2D">
        <w:rPr>
          <w:rFonts w:ascii="Times New Roman" w:hAnsi="Times New Roman" w:cs="Times New Roman"/>
          <w:lang w:val="en-GB"/>
        </w:rPr>
        <w:t>TSP</w:t>
      </w:r>
      <w:r w:rsidRPr="00245B2D">
        <w:rPr>
          <w:rFonts w:ascii="Times New Roman" w:hAnsi="Times New Roman" w:cs="Times New Roman"/>
          <w:lang w:val="en-GB"/>
        </w:rPr>
        <w:t>平台，</w:t>
      </w:r>
    </w:p>
    <w:p w14:paraId="505AE9B3" w14:textId="2C6853D8" w:rsidR="004E1125" w:rsidRDefault="004E1125" w:rsidP="004E1125">
      <w:pPr>
        <w:pStyle w:val="af5"/>
        <w:ind w:left="900" w:firstLineChars="0" w:firstLine="0"/>
        <w:rPr>
          <w:rFonts w:ascii="Times New Roman" w:hAnsi="Times New Roman" w:cs="Times New Roman"/>
          <w:lang w:val="en-GB"/>
        </w:rPr>
      </w:pPr>
      <w:r>
        <w:rPr>
          <w:rFonts w:ascii="Times New Roman" w:hAnsi="Times New Roman" w:cs="Times New Roman" w:hint="eastAsia"/>
          <w:lang w:val="en-GB"/>
        </w:rPr>
        <w:t>注销</w:t>
      </w:r>
      <w:r w:rsidRPr="00245B2D">
        <w:rPr>
          <w:rFonts w:ascii="Times New Roman" w:hAnsi="Times New Roman" w:cs="Times New Roman"/>
          <w:lang w:val="en-GB"/>
        </w:rPr>
        <w:t>信息包含：</w:t>
      </w:r>
      <w:r>
        <w:rPr>
          <w:rFonts w:ascii="Times New Roman" w:hAnsi="Times New Roman" w:cs="Times New Roman" w:hint="eastAsia"/>
          <w:lang w:val="en-GB"/>
        </w:rPr>
        <w:t>被授权人</w:t>
      </w:r>
      <w:r w:rsidRPr="00245B2D">
        <w:rPr>
          <w:rFonts w:ascii="Times New Roman" w:hAnsi="Times New Roman" w:cs="Times New Roman"/>
          <w:lang w:val="en-GB"/>
        </w:rPr>
        <w:t>手机号、车辆</w:t>
      </w:r>
      <w:r w:rsidRPr="00245B2D">
        <w:rPr>
          <w:rFonts w:ascii="Times New Roman" w:hAnsi="Times New Roman" w:cs="Times New Roman"/>
          <w:lang w:val="en-GB"/>
        </w:rPr>
        <w:t>VIN</w:t>
      </w:r>
      <w:r w:rsidRPr="00245B2D">
        <w:rPr>
          <w:rFonts w:ascii="Times New Roman" w:hAnsi="Times New Roman" w:cs="Times New Roman"/>
          <w:lang w:val="en-GB"/>
        </w:rPr>
        <w:t>、手机</w:t>
      </w:r>
      <w:r w:rsidR="00A7463A">
        <w:rPr>
          <w:rFonts w:ascii="Times New Roman" w:hAnsi="Times New Roman" w:cs="Times New Roman"/>
          <w:lang w:val="en-GB"/>
        </w:rPr>
        <w:t>IMEI</w:t>
      </w:r>
      <w:r w:rsidRPr="00245B2D">
        <w:rPr>
          <w:rFonts w:ascii="Times New Roman" w:hAnsi="Times New Roman" w:cs="Times New Roman"/>
          <w:lang w:val="en-GB"/>
        </w:rPr>
        <w:t>、手机蓝牙</w:t>
      </w:r>
      <w:r w:rsidRPr="00245B2D">
        <w:rPr>
          <w:rFonts w:ascii="Times New Roman" w:hAnsi="Times New Roman" w:cs="Times New Roman"/>
          <w:lang w:val="en-GB"/>
        </w:rPr>
        <w:t>MAC</w:t>
      </w:r>
    </w:p>
    <w:p w14:paraId="4AC44F2B" w14:textId="28233A6D" w:rsidR="004E1125" w:rsidRDefault="004E1125" w:rsidP="004E1125">
      <w:pPr>
        <w:pStyle w:val="af5"/>
        <w:numPr>
          <w:ilvl w:val="0"/>
          <w:numId w:val="23"/>
        </w:numPr>
        <w:ind w:firstLineChars="0"/>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需与</w:t>
      </w:r>
      <w:r>
        <w:rPr>
          <w:rFonts w:ascii="Times New Roman" w:hAnsi="Times New Roman" w:cs="Times New Roman" w:hint="eastAsia"/>
          <w:lang w:val="en-GB"/>
        </w:rPr>
        <w:t>TSP</w:t>
      </w:r>
      <w:r>
        <w:rPr>
          <w:rFonts w:ascii="Times New Roman" w:hAnsi="Times New Roman" w:cs="Times New Roman" w:hint="eastAsia"/>
          <w:lang w:val="en-GB"/>
        </w:rPr>
        <w:t>建立安全连接，并对申请信息做加密处理</w:t>
      </w:r>
    </w:p>
    <w:p w14:paraId="681E07F9" w14:textId="4A919B6F" w:rsidR="004E1125" w:rsidRDefault="00EE3EE8" w:rsidP="004E1125">
      <w:pPr>
        <w:pStyle w:val="af5"/>
        <w:numPr>
          <w:ilvl w:val="0"/>
          <w:numId w:val="23"/>
        </w:numPr>
        <w:ind w:firstLineChars="0"/>
        <w:rPr>
          <w:rFonts w:ascii="Times New Roman" w:hAnsi="Times New Roman" w:cs="Times New Roman"/>
          <w:lang w:val="en-GB"/>
        </w:rPr>
      </w:pPr>
      <w:r>
        <w:rPr>
          <w:rFonts w:ascii="Times New Roman" w:hAnsi="Times New Roman" w:cs="Times New Roman" w:hint="eastAsia"/>
          <w:lang w:val="en-GB"/>
        </w:rPr>
        <w:t>被授权人</w:t>
      </w:r>
      <w:r w:rsidR="004E1125">
        <w:rPr>
          <w:rFonts w:ascii="Times New Roman" w:hAnsi="Times New Roman" w:cs="Times New Roman" w:hint="eastAsia"/>
          <w:lang w:val="en-GB"/>
        </w:rPr>
        <w:t>手机</w:t>
      </w:r>
      <w:r w:rsidR="004E1125">
        <w:rPr>
          <w:rFonts w:ascii="Times New Roman" w:hAnsi="Times New Roman" w:cs="Times New Roman" w:hint="eastAsia"/>
          <w:lang w:val="en-GB"/>
        </w:rPr>
        <w:t>APP</w:t>
      </w:r>
      <w:r w:rsidR="004E1125">
        <w:rPr>
          <w:rFonts w:ascii="Times New Roman" w:hAnsi="Times New Roman" w:cs="Times New Roman" w:hint="eastAsia"/>
          <w:lang w:val="en-GB"/>
        </w:rPr>
        <w:t>接收</w:t>
      </w:r>
      <w:r w:rsidR="004E1125">
        <w:rPr>
          <w:rFonts w:ascii="Times New Roman" w:hAnsi="Times New Roman" w:cs="Times New Roman" w:hint="eastAsia"/>
          <w:lang w:val="en-GB"/>
        </w:rPr>
        <w:t>TSP</w:t>
      </w:r>
      <w:r w:rsidR="004E1125">
        <w:rPr>
          <w:rFonts w:ascii="Times New Roman" w:hAnsi="Times New Roman" w:cs="Times New Roman" w:hint="eastAsia"/>
          <w:lang w:val="en-GB"/>
        </w:rPr>
        <w:t>下发的蓝牙钥匙</w:t>
      </w:r>
      <w:r>
        <w:rPr>
          <w:rFonts w:ascii="Times New Roman" w:hAnsi="Times New Roman" w:cs="Times New Roman" w:hint="eastAsia"/>
          <w:lang w:val="en-GB"/>
        </w:rPr>
        <w:t>注销指令</w:t>
      </w:r>
      <w:r w:rsidR="004E1125">
        <w:rPr>
          <w:rFonts w:ascii="Times New Roman" w:hAnsi="Times New Roman" w:cs="Times New Roman" w:hint="eastAsia"/>
          <w:lang w:val="en-GB"/>
        </w:rPr>
        <w:t>，需对蓝牙钥匙进行验证，确定</w:t>
      </w:r>
      <w:r>
        <w:rPr>
          <w:rFonts w:ascii="Times New Roman" w:hAnsi="Times New Roman" w:cs="Times New Roman" w:hint="eastAsia"/>
          <w:lang w:val="en-GB"/>
        </w:rPr>
        <w:t>指令</w:t>
      </w:r>
      <w:r w:rsidR="004E1125">
        <w:rPr>
          <w:rFonts w:ascii="Times New Roman" w:hAnsi="Times New Roman" w:cs="Times New Roman" w:hint="eastAsia"/>
          <w:lang w:val="en-GB"/>
        </w:rPr>
        <w:t>的合法性</w:t>
      </w:r>
    </w:p>
    <w:p w14:paraId="6324D61D" w14:textId="1818D467" w:rsidR="004E1125" w:rsidRDefault="004E1125" w:rsidP="004E1125">
      <w:pPr>
        <w:pStyle w:val="af5"/>
        <w:numPr>
          <w:ilvl w:val="0"/>
          <w:numId w:val="23"/>
        </w:numPr>
        <w:ind w:firstLineChars="0"/>
        <w:rPr>
          <w:rFonts w:ascii="Times New Roman" w:hAnsi="Times New Roman" w:cs="Times New Roman"/>
          <w:lang w:val="en-GB"/>
        </w:rPr>
      </w:pPr>
      <w:r>
        <w:rPr>
          <w:rFonts w:ascii="Times New Roman" w:hAnsi="Times New Roman" w:cs="Times New Roman" w:hint="eastAsia"/>
          <w:lang w:val="en-GB"/>
        </w:rPr>
        <w:lastRenderedPageBreak/>
        <w:t>验证通过后</w:t>
      </w:r>
      <w:r w:rsidR="00EE3EE8">
        <w:rPr>
          <w:rFonts w:ascii="Times New Roman" w:hAnsi="Times New Roman" w:cs="Times New Roman" w:hint="eastAsia"/>
          <w:lang w:val="en-GB"/>
        </w:rPr>
        <w:t>被授权人</w:t>
      </w:r>
      <w:r>
        <w:rPr>
          <w:rFonts w:ascii="Times New Roman" w:hAnsi="Times New Roman" w:cs="Times New Roman" w:hint="eastAsia"/>
          <w:lang w:val="en-GB"/>
        </w:rPr>
        <w:t>手机</w:t>
      </w:r>
      <w:r>
        <w:rPr>
          <w:rFonts w:ascii="Times New Roman" w:hAnsi="Times New Roman" w:cs="Times New Roman" w:hint="eastAsia"/>
          <w:lang w:val="en-GB"/>
        </w:rPr>
        <w:t>APP</w:t>
      </w:r>
      <w:r w:rsidR="00EE3EE8">
        <w:rPr>
          <w:rFonts w:ascii="Times New Roman" w:hAnsi="Times New Roman" w:cs="Times New Roman" w:hint="eastAsia"/>
          <w:lang w:val="en-GB"/>
        </w:rPr>
        <w:t>对</w:t>
      </w:r>
      <w:r>
        <w:rPr>
          <w:rFonts w:ascii="Times New Roman" w:hAnsi="Times New Roman" w:cs="Times New Roman" w:hint="eastAsia"/>
          <w:lang w:val="en-GB"/>
        </w:rPr>
        <w:t>蓝牙钥匙信息进行</w:t>
      </w:r>
      <w:r w:rsidR="00EE3EE8">
        <w:rPr>
          <w:rFonts w:ascii="Times New Roman" w:hAnsi="Times New Roman" w:cs="Times New Roman" w:hint="eastAsia"/>
          <w:lang w:val="en-GB"/>
        </w:rPr>
        <w:t>注销处理</w:t>
      </w:r>
    </w:p>
    <w:p w14:paraId="15BD5EE6" w14:textId="5A79E2C1" w:rsidR="004E1125" w:rsidRDefault="004E1125" w:rsidP="004E1125">
      <w:pPr>
        <w:pStyle w:val="af5"/>
        <w:numPr>
          <w:ilvl w:val="0"/>
          <w:numId w:val="23"/>
        </w:numPr>
        <w:ind w:firstLineChars="0"/>
        <w:rPr>
          <w:rFonts w:ascii="Times New Roman" w:hAnsi="Times New Roman" w:cs="Times New Roman"/>
          <w:lang w:val="en-GB"/>
        </w:rPr>
      </w:pPr>
      <w:r>
        <w:rPr>
          <w:rFonts w:ascii="Times New Roman" w:hAnsi="Times New Roman" w:cs="Times New Roman" w:hint="eastAsia"/>
          <w:lang w:val="en-GB"/>
        </w:rPr>
        <w:t>蓝牙钥匙</w:t>
      </w:r>
      <w:r w:rsidR="00EE3EE8">
        <w:rPr>
          <w:rFonts w:ascii="Times New Roman" w:hAnsi="Times New Roman" w:cs="Times New Roman" w:hint="eastAsia"/>
          <w:lang w:val="en-GB"/>
        </w:rPr>
        <w:t>注销</w:t>
      </w:r>
      <w:r>
        <w:rPr>
          <w:rFonts w:ascii="Times New Roman" w:hAnsi="Times New Roman" w:cs="Times New Roman" w:hint="eastAsia"/>
          <w:lang w:val="en-GB"/>
        </w:rPr>
        <w:t>完成后，</w:t>
      </w:r>
      <w:r w:rsidR="00EE3EE8">
        <w:rPr>
          <w:rFonts w:ascii="Times New Roman" w:hAnsi="Times New Roman" w:cs="Times New Roman" w:hint="eastAsia"/>
          <w:lang w:val="en-GB"/>
        </w:rPr>
        <w:t>被授权</w:t>
      </w: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需向</w:t>
      </w:r>
      <w:r>
        <w:rPr>
          <w:rFonts w:ascii="Times New Roman" w:hAnsi="Times New Roman" w:cs="Times New Roman" w:hint="eastAsia"/>
          <w:lang w:val="en-GB"/>
        </w:rPr>
        <w:t>TSP</w:t>
      </w:r>
      <w:r w:rsidR="00EE3EE8">
        <w:rPr>
          <w:rFonts w:ascii="Times New Roman" w:hAnsi="Times New Roman" w:cs="Times New Roman" w:hint="eastAsia"/>
          <w:lang w:val="en-GB"/>
        </w:rPr>
        <w:t>及车主手机</w:t>
      </w:r>
      <w:r w:rsidR="00EE3EE8">
        <w:rPr>
          <w:rFonts w:ascii="Times New Roman" w:hAnsi="Times New Roman" w:cs="Times New Roman" w:hint="eastAsia"/>
          <w:lang w:val="en-GB"/>
        </w:rPr>
        <w:t>APP</w:t>
      </w:r>
      <w:r>
        <w:rPr>
          <w:rFonts w:ascii="Times New Roman" w:hAnsi="Times New Roman" w:cs="Times New Roman" w:hint="eastAsia"/>
          <w:lang w:val="en-GB"/>
        </w:rPr>
        <w:t>同步蓝牙钥匙状态</w:t>
      </w:r>
    </w:p>
    <w:p w14:paraId="10FCE174" w14:textId="79C82835" w:rsidR="008368CF" w:rsidRDefault="008368CF" w:rsidP="008368CF">
      <w:pPr>
        <w:pStyle w:val="af5"/>
        <w:numPr>
          <w:ilvl w:val="0"/>
          <w:numId w:val="23"/>
        </w:numPr>
        <w:ind w:firstLineChars="0"/>
        <w:rPr>
          <w:rFonts w:ascii="Times New Roman" w:hAnsi="Times New Roman" w:cs="Times New Roman"/>
          <w:lang w:val="en-GB"/>
        </w:rPr>
      </w:pPr>
      <w:r w:rsidRPr="008368CF">
        <w:rPr>
          <w:rFonts w:ascii="Times New Roman" w:hAnsi="Times New Roman" w:cs="Times New Roman" w:hint="eastAsia"/>
          <w:lang w:val="en-GB"/>
        </w:rPr>
        <w:t>钥匙在注销时</w:t>
      </w:r>
      <w:r w:rsidR="00E91EDB">
        <w:rPr>
          <w:rFonts w:ascii="Times New Roman" w:hAnsi="Times New Roman" w:cs="Times New Roman" w:hint="eastAsia"/>
          <w:lang w:val="en-GB"/>
        </w:rPr>
        <w:t>被授权人</w:t>
      </w:r>
      <w:r w:rsidRPr="008368CF">
        <w:rPr>
          <w:rFonts w:ascii="Times New Roman" w:hAnsi="Times New Roman" w:cs="Times New Roman" w:hint="eastAsia"/>
          <w:lang w:val="en-GB"/>
        </w:rPr>
        <w:t>手机</w:t>
      </w:r>
      <w:r w:rsidRPr="008368CF">
        <w:rPr>
          <w:rFonts w:ascii="Times New Roman" w:hAnsi="Times New Roman" w:cs="Times New Roman" w:hint="eastAsia"/>
          <w:lang w:val="en-GB"/>
        </w:rPr>
        <w:t>APP</w:t>
      </w:r>
      <w:r w:rsidRPr="008368CF">
        <w:rPr>
          <w:rFonts w:ascii="Times New Roman" w:hAnsi="Times New Roman" w:cs="Times New Roman" w:hint="eastAsia"/>
          <w:lang w:val="en-GB"/>
        </w:rPr>
        <w:t>需检测蓝牙钥匙使用状态，若正在使用中，应</w:t>
      </w:r>
      <w:r w:rsidR="00E91EDB">
        <w:rPr>
          <w:rFonts w:ascii="Times New Roman" w:hAnsi="Times New Roman" w:cs="Times New Roman" w:hint="eastAsia"/>
          <w:lang w:val="en-GB"/>
        </w:rPr>
        <w:t>等待</w:t>
      </w:r>
      <w:r w:rsidRPr="008368CF">
        <w:rPr>
          <w:rFonts w:ascii="Times New Roman" w:hAnsi="Times New Roman" w:cs="Times New Roman" w:hint="eastAsia"/>
          <w:lang w:val="en-GB"/>
        </w:rPr>
        <w:t>车辆熄火，门窗</w:t>
      </w:r>
      <w:r>
        <w:rPr>
          <w:rFonts w:ascii="Times New Roman" w:hAnsi="Times New Roman" w:cs="Times New Roman" w:hint="eastAsia"/>
          <w:lang w:val="en-GB"/>
        </w:rPr>
        <w:t>锁定，结束使用</w:t>
      </w:r>
      <w:r w:rsidRPr="008368CF">
        <w:rPr>
          <w:rFonts w:ascii="Times New Roman" w:hAnsi="Times New Roman" w:cs="Times New Roman" w:hint="eastAsia"/>
          <w:lang w:val="en-GB"/>
        </w:rPr>
        <w:t>后执行注销</w:t>
      </w:r>
    </w:p>
    <w:p w14:paraId="0EBB6BAC" w14:textId="4AB80771" w:rsidR="00BD10D9" w:rsidRPr="008368CF" w:rsidRDefault="00BD10D9" w:rsidP="008368CF">
      <w:pPr>
        <w:pStyle w:val="af5"/>
        <w:numPr>
          <w:ilvl w:val="0"/>
          <w:numId w:val="23"/>
        </w:numPr>
        <w:ind w:firstLineChars="0"/>
        <w:rPr>
          <w:rFonts w:ascii="Times New Roman" w:hAnsi="Times New Roman" w:cs="Times New Roman"/>
          <w:lang w:val="en-GB"/>
        </w:rPr>
      </w:pPr>
      <w:r>
        <w:rPr>
          <w:rFonts w:ascii="Times New Roman" w:hAnsi="Times New Roman" w:cs="Times New Roman" w:hint="eastAsia"/>
          <w:lang w:val="en-GB"/>
        </w:rPr>
        <w:t>当被授权人手机</w:t>
      </w:r>
      <w:r>
        <w:rPr>
          <w:rFonts w:ascii="Times New Roman" w:hAnsi="Times New Roman" w:cs="Times New Roman" w:hint="eastAsia"/>
          <w:lang w:val="en-GB"/>
        </w:rPr>
        <w:t>APP</w:t>
      </w:r>
      <w:r>
        <w:rPr>
          <w:rFonts w:ascii="Times New Roman" w:hAnsi="Times New Roman" w:cs="Times New Roman" w:hint="eastAsia"/>
          <w:lang w:val="en-GB"/>
        </w:rPr>
        <w:t>和车辆均未接入网络时，手机</w:t>
      </w:r>
      <w:r>
        <w:rPr>
          <w:rFonts w:ascii="Times New Roman" w:hAnsi="Times New Roman" w:cs="Times New Roman" w:hint="eastAsia"/>
          <w:lang w:val="en-GB"/>
        </w:rPr>
        <w:t>APP</w:t>
      </w:r>
      <w:r>
        <w:rPr>
          <w:rFonts w:ascii="Times New Roman" w:hAnsi="Times New Roman" w:cs="Times New Roman" w:hint="eastAsia"/>
          <w:lang w:val="en-GB"/>
        </w:rPr>
        <w:t>需支持车主通过蓝牙通道向车端蓝牙模块下发注销指令</w:t>
      </w:r>
    </w:p>
    <w:p w14:paraId="03EC9B60" w14:textId="6CA24D1E" w:rsidR="00C90C7A" w:rsidRPr="004E1125" w:rsidRDefault="00C90C7A" w:rsidP="004E1125">
      <w:pPr>
        <w:rPr>
          <w:lang w:val="en-GB"/>
        </w:rPr>
      </w:pPr>
    </w:p>
    <w:p w14:paraId="20B00C35" w14:textId="77777777" w:rsidR="004F17A8" w:rsidRPr="00B43077" w:rsidRDefault="004F17A8" w:rsidP="004F17A8">
      <w:pPr>
        <w:pStyle w:val="4"/>
        <w:rPr>
          <w:rFonts w:ascii="Times New Roman" w:eastAsia="宋体" w:hAnsi="Times New Roman"/>
          <w:lang w:eastAsia="zh-CN"/>
        </w:rPr>
      </w:pPr>
      <w:bookmarkStart w:id="313" w:name="_Toc39649745"/>
      <w:r w:rsidRPr="00B43077">
        <w:rPr>
          <w:rFonts w:ascii="Times New Roman" w:eastAsia="宋体" w:hAnsi="Times New Roman"/>
          <w:lang w:eastAsia="zh-CN"/>
        </w:rPr>
        <w:t>到期自动注销</w:t>
      </w:r>
      <w:bookmarkEnd w:id="313"/>
    </w:p>
    <w:p w14:paraId="1CD105C1" w14:textId="77777777" w:rsidR="004F17A8" w:rsidRPr="00B43077" w:rsidRDefault="004F17A8" w:rsidP="004F17A8">
      <w:pPr>
        <w:rPr>
          <w:rFonts w:ascii="Times New Roman" w:hAnsi="Times New Roman" w:cs="Times New Roman"/>
          <w:lang w:val="en-GB"/>
        </w:rPr>
      </w:pPr>
      <w:r w:rsidRPr="00B43077">
        <w:rPr>
          <w:rFonts w:ascii="Times New Roman" w:hAnsi="Times New Roman" w:cs="Times New Roman"/>
          <w:lang w:val="en-GB"/>
        </w:rPr>
        <w:t>需求编号</w:t>
      </w:r>
    </w:p>
    <w:p w14:paraId="19D66EF1"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77398216" w14:textId="3BA9FB00" w:rsidR="004F17A8" w:rsidRPr="00B43077" w:rsidRDefault="004F17A8" w:rsidP="00E16F0D">
      <w:pPr>
        <w:ind w:firstLineChars="200" w:firstLine="480"/>
        <w:rPr>
          <w:rFonts w:ascii="Times New Roman" w:hAnsi="Times New Roman" w:cs="Times New Roman"/>
          <w:lang w:val="en-GB"/>
        </w:rPr>
      </w:pPr>
      <w:r>
        <w:rPr>
          <w:rFonts w:ascii="Times New Roman" w:hAnsi="Times New Roman" w:cs="Times New Roman" w:hint="eastAsia"/>
          <w:lang w:val="en-GB"/>
        </w:rPr>
        <w:t>授权的蓝牙钥匙到有效期自动注销</w:t>
      </w:r>
    </w:p>
    <w:p w14:paraId="744078DB"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686954EE" w14:textId="571433D2" w:rsidR="004F17A8" w:rsidRPr="00B43077" w:rsidRDefault="00EE3EE8" w:rsidP="004F17A8">
      <w:pPr>
        <w:ind w:firstLineChars="200" w:firstLine="480"/>
        <w:rPr>
          <w:rFonts w:ascii="Times New Roman" w:hAnsi="Times New Roman" w:cs="Times New Roman"/>
          <w:lang w:val="en-GB"/>
        </w:rPr>
      </w:pPr>
      <w:r>
        <w:rPr>
          <w:rFonts w:ascii="Times New Roman" w:hAnsi="Times New Roman" w:cs="Times New Roman" w:hint="eastAsia"/>
          <w:lang w:val="en-GB"/>
        </w:rPr>
        <w:t>被授权人手机</w:t>
      </w:r>
      <w:r>
        <w:rPr>
          <w:rFonts w:ascii="Times New Roman" w:hAnsi="Times New Roman" w:cs="Times New Roman" w:hint="eastAsia"/>
          <w:lang w:val="en-GB"/>
        </w:rPr>
        <w:t>APP</w:t>
      </w:r>
      <w:r>
        <w:rPr>
          <w:rFonts w:ascii="Times New Roman" w:hAnsi="Times New Roman" w:cs="Times New Roman" w:hint="eastAsia"/>
          <w:lang w:val="en-GB"/>
        </w:rPr>
        <w:t>检测到蓝牙到期自动进行注销</w:t>
      </w:r>
    </w:p>
    <w:p w14:paraId="2BEC138A" w14:textId="6D25D9E8" w:rsidR="004F17A8" w:rsidRPr="00B43077" w:rsidRDefault="009E5A97" w:rsidP="004F17A8">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1AB67040" w14:textId="77777777" w:rsidR="004F17A8" w:rsidRPr="00B43077" w:rsidRDefault="004F17A8" w:rsidP="004F17A8">
      <w:pPr>
        <w:jc w:val="center"/>
        <w:rPr>
          <w:rFonts w:ascii="Times New Roman" w:hAnsi="Times New Roman" w:cs="Times New Roman"/>
          <w:lang w:val="en-GB"/>
        </w:rPr>
      </w:pPr>
      <w:r>
        <w:object w:dxaOrig="14505" w:dyaOrig="5611" w14:anchorId="321555F3">
          <v:shape id="_x0000_i1040" type="#_x0000_t75" style="width:468pt;height:180.75pt" o:ole="">
            <v:imagedata r:id="rId29" o:title=""/>
          </v:shape>
          <o:OLEObject Type="Embed" ProgID="Visio.Drawing.15" ShapeID="_x0000_i1040" DrawAspect="Content" ObjectID="_1652536885" r:id="rId47"/>
        </w:object>
      </w:r>
    </w:p>
    <w:p w14:paraId="63FCF5EE" w14:textId="77777777" w:rsidR="004F17A8" w:rsidRPr="00B43077" w:rsidRDefault="004F17A8" w:rsidP="004F17A8">
      <w:pPr>
        <w:rPr>
          <w:rFonts w:ascii="Times New Roman" w:hAnsi="Times New Roman" w:cs="Times New Roman"/>
          <w:lang w:val="en-GB"/>
        </w:rPr>
      </w:pPr>
    </w:p>
    <w:p w14:paraId="7A738B84" w14:textId="77777777" w:rsidR="004F17A8"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470C1659" w14:textId="71763131" w:rsidR="00EE3EE8" w:rsidRPr="00EE3EE8" w:rsidRDefault="00EE3EE8" w:rsidP="00EE3EE8">
      <w:pPr>
        <w:pStyle w:val="af5"/>
        <w:numPr>
          <w:ilvl w:val="0"/>
          <w:numId w:val="24"/>
        </w:numPr>
        <w:ind w:firstLineChars="0"/>
        <w:rPr>
          <w:rFonts w:ascii="Times New Roman" w:hAnsi="Times New Roman" w:cs="Times New Roman"/>
          <w:lang w:val="en-GB"/>
        </w:rPr>
      </w:pPr>
      <w:r w:rsidRPr="00EE3EE8">
        <w:rPr>
          <w:rFonts w:ascii="Times New Roman" w:hAnsi="Times New Roman" w:cs="Times New Roman" w:hint="eastAsia"/>
          <w:lang w:val="en-GB"/>
        </w:rPr>
        <w:t>被授权人手机</w:t>
      </w:r>
      <w:r w:rsidRPr="00EE3EE8">
        <w:rPr>
          <w:rFonts w:ascii="Times New Roman" w:hAnsi="Times New Roman" w:cs="Times New Roman" w:hint="eastAsia"/>
          <w:lang w:val="en-GB"/>
        </w:rPr>
        <w:t>APP</w:t>
      </w:r>
      <w:r w:rsidRPr="00EE3EE8">
        <w:rPr>
          <w:rFonts w:ascii="Times New Roman" w:hAnsi="Times New Roman" w:cs="Times New Roman" w:hint="eastAsia"/>
          <w:lang w:val="en-GB"/>
        </w:rPr>
        <w:t>检测到蓝牙钥匙有效期到期</w:t>
      </w:r>
      <w:del w:id="314" w:author="凯宇" w:date="2020-05-21T23:56:00Z">
        <w:r w:rsidRPr="00EE3EE8" w:rsidDel="003717B5">
          <w:rPr>
            <w:rFonts w:ascii="Times New Roman" w:hAnsi="Times New Roman" w:cs="Times New Roman" w:hint="eastAsia"/>
            <w:lang w:val="en-GB"/>
          </w:rPr>
          <w:delText>或使用</w:delText>
        </w:r>
        <w:commentRangeStart w:id="315"/>
        <w:r w:rsidRPr="00EE3EE8" w:rsidDel="003717B5">
          <w:rPr>
            <w:rFonts w:ascii="Times New Roman" w:hAnsi="Times New Roman" w:cs="Times New Roman" w:hint="eastAsia"/>
            <w:lang w:val="en-GB"/>
          </w:rPr>
          <w:delText>次数</w:delText>
        </w:r>
        <w:commentRangeEnd w:id="315"/>
        <w:r w:rsidR="000F4768" w:rsidDel="003717B5">
          <w:rPr>
            <w:rStyle w:val="af7"/>
          </w:rPr>
          <w:commentReference w:id="315"/>
        </w:r>
        <w:r w:rsidRPr="00EE3EE8" w:rsidDel="003717B5">
          <w:rPr>
            <w:rFonts w:ascii="Times New Roman" w:hAnsi="Times New Roman" w:cs="Times New Roman" w:hint="eastAsia"/>
            <w:lang w:val="en-GB"/>
          </w:rPr>
          <w:delText>用完（车辆完成一次解锁</w:delText>
        </w:r>
        <w:commentRangeStart w:id="316"/>
        <w:r w:rsidRPr="00EE3EE8" w:rsidDel="003717B5">
          <w:rPr>
            <w:rFonts w:ascii="Times New Roman" w:hAnsi="Times New Roman" w:cs="Times New Roman" w:hint="eastAsia"/>
            <w:lang w:val="en-GB"/>
          </w:rPr>
          <w:delText>上锁</w:delText>
        </w:r>
        <w:commentRangeEnd w:id="316"/>
        <w:r w:rsidR="000F4768" w:rsidDel="003717B5">
          <w:rPr>
            <w:rStyle w:val="af7"/>
          </w:rPr>
          <w:commentReference w:id="316"/>
        </w:r>
        <w:r w:rsidRPr="00EE3EE8" w:rsidDel="003717B5">
          <w:rPr>
            <w:rFonts w:ascii="Times New Roman" w:hAnsi="Times New Roman" w:cs="Times New Roman" w:hint="eastAsia"/>
            <w:lang w:val="en-GB"/>
          </w:rPr>
          <w:delText>循环记一次使用次数）</w:delText>
        </w:r>
      </w:del>
      <w:r w:rsidRPr="00EE3EE8">
        <w:rPr>
          <w:rFonts w:ascii="Times New Roman" w:hAnsi="Times New Roman" w:cs="Times New Roman" w:hint="eastAsia"/>
          <w:lang w:val="en-GB"/>
        </w:rPr>
        <w:t>，自动对蓝牙钥匙进行注销</w:t>
      </w:r>
    </w:p>
    <w:p w14:paraId="5D85F4B2" w14:textId="00EA6B53" w:rsidR="00EE3EE8" w:rsidRDefault="00EE3EE8" w:rsidP="00EE3EE8">
      <w:pPr>
        <w:pStyle w:val="af5"/>
        <w:numPr>
          <w:ilvl w:val="0"/>
          <w:numId w:val="24"/>
        </w:numPr>
        <w:ind w:firstLineChars="0"/>
        <w:rPr>
          <w:rFonts w:ascii="Times New Roman" w:hAnsi="Times New Roman" w:cs="Times New Roman"/>
          <w:lang w:val="en-GB"/>
        </w:rPr>
      </w:pPr>
      <w:r>
        <w:rPr>
          <w:rFonts w:ascii="Times New Roman" w:hAnsi="Times New Roman" w:cs="Times New Roman" w:hint="eastAsia"/>
          <w:lang w:val="en-GB"/>
        </w:rPr>
        <w:t>注销完成后手机</w:t>
      </w:r>
      <w:r>
        <w:rPr>
          <w:rFonts w:ascii="Times New Roman" w:hAnsi="Times New Roman" w:cs="Times New Roman" w:hint="eastAsia"/>
          <w:lang w:val="en-GB"/>
        </w:rPr>
        <w:t>APP</w:t>
      </w:r>
      <w:r>
        <w:rPr>
          <w:rFonts w:ascii="Times New Roman" w:hAnsi="Times New Roman" w:cs="Times New Roman" w:hint="eastAsia"/>
          <w:lang w:val="en-GB"/>
        </w:rPr>
        <w:t>需向</w:t>
      </w:r>
      <w:r>
        <w:rPr>
          <w:rFonts w:ascii="Times New Roman" w:hAnsi="Times New Roman" w:cs="Times New Roman" w:hint="eastAsia"/>
          <w:lang w:val="en-GB"/>
        </w:rPr>
        <w:t>TSP</w:t>
      </w:r>
      <w:r>
        <w:rPr>
          <w:rFonts w:ascii="Times New Roman" w:hAnsi="Times New Roman" w:cs="Times New Roman" w:hint="eastAsia"/>
          <w:lang w:val="en-GB"/>
        </w:rPr>
        <w:t>上报钥匙注销完成信息，用于与车主手机</w:t>
      </w:r>
      <w:r>
        <w:rPr>
          <w:rFonts w:ascii="Times New Roman" w:hAnsi="Times New Roman" w:cs="Times New Roman" w:hint="eastAsia"/>
          <w:lang w:val="en-GB"/>
        </w:rPr>
        <w:t>APP</w:t>
      </w:r>
      <w:r>
        <w:rPr>
          <w:rFonts w:ascii="Times New Roman" w:hAnsi="Times New Roman" w:cs="Times New Roman" w:hint="eastAsia"/>
          <w:lang w:val="en-GB"/>
        </w:rPr>
        <w:t>进行钥匙状态同步</w:t>
      </w:r>
    </w:p>
    <w:p w14:paraId="3C23ED80" w14:textId="5E4A1C4F" w:rsidR="008368CF" w:rsidRDefault="008368CF" w:rsidP="008368CF">
      <w:pPr>
        <w:pStyle w:val="af5"/>
        <w:numPr>
          <w:ilvl w:val="0"/>
          <w:numId w:val="24"/>
        </w:numPr>
        <w:ind w:firstLineChars="0"/>
        <w:rPr>
          <w:ins w:id="317" w:author="凯宇" w:date="2020-05-21T23:56:00Z"/>
          <w:rFonts w:ascii="Times New Roman" w:hAnsi="Times New Roman" w:cs="Times New Roman"/>
          <w:lang w:val="en-GB"/>
        </w:rPr>
      </w:pPr>
      <w:r w:rsidRPr="008368CF">
        <w:rPr>
          <w:rFonts w:ascii="Times New Roman" w:hAnsi="Times New Roman" w:cs="Times New Roman" w:hint="eastAsia"/>
          <w:lang w:val="en-GB"/>
        </w:rPr>
        <w:lastRenderedPageBreak/>
        <w:t>钥匙在注销时手机</w:t>
      </w:r>
      <w:r w:rsidRPr="008368CF">
        <w:rPr>
          <w:rFonts w:ascii="Times New Roman" w:hAnsi="Times New Roman" w:cs="Times New Roman" w:hint="eastAsia"/>
          <w:lang w:val="en-GB"/>
        </w:rPr>
        <w:t>APP</w:t>
      </w:r>
      <w:r w:rsidRPr="008368CF">
        <w:rPr>
          <w:rFonts w:ascii="Times New Roman" w:hAnsi="Times New Roman" w:cs="Times New Roman" w:hint="eastAsia"/>
          <w:lang w:val="en-GB"/>
        </w:rPr>
        <w:t>需检测蓝牙钥匙使用状态，若正在使用中，应在车辆熄火，门窗</w:t>
      </w:r>
      <w:r>
        <w:rPr>
          <w:rFonts w:ascii="Times New Roman" w:hAnsi="Times New Roman" w:cs="Times New Roman" w:hint="eastAsia"/>
          <w:lang w:val="en-GB"/>
        </w:rPr>
        <w:t>锁定，结束使用</w:t>
      </w:r>
      <w:r w:rsidRPr="008368CF">
        <w:rPr>
          <w:rFonts w:ascii="Times New Roman" w:hAnsi="Times New Roman" w:cs="Times New Roman" w:hint="eastAsia"/>
          <w:lang w:val="en-GB"/>
        </w:rPr>
        <w:t>后才可执行注销</w:t>
      </w:r>
    </w:p>
    <w:p w14:paraId="5C2CF81C" w14:textId="4195BB96" w:rsidR="003717B5" w:rsidRPr="008368CF" w:rsidRDefault="003717B5" w:rsidP="008368CF">
      <w:pPr>
        <w:pStyle w:val="af5"/>
        <w:numPr>
          <w:ilvl w:val="0"/>
          <w:numId w:val="24"/>
        </w:numPr>
        <w:ind w:firstLineChars="0"/>
        <w:rPr>
          <w:rFonts w:ascii="Times New Roman" w:hAnsi="Times New Roman" w:cs="Times New Roman"/>
          <w:lang w:val="en-GB"/>
        </w:rPr>
      </w:pPr>
      <w:ins w:id="318" w:author="凯宇" w:date="2020-05-21T23:56:00Z">
        <w:r>
          <w:rPr>
            <w:rFonts w:ascii="Times New Roman" w:hAnsi="Times New Roman" w:cs="Times New Roman" w:hint="eastAsia"/>
            <w:lang w:val="en-GB"/>
          </w:rPr>
          <w:t>APP</w:t>
        </w:r>
        <w:r>
          <w:rPr>
            <w:rFonts w:ascii="Times New Roman" w:hAnsi="Times New Roman" w:cs="Times New Roman" w:hint="eastAsia"/>
            <w:lang w:val="en-GB"/>
          </w:rPr>
          <w:t>须在</w:t>
        </w:r>
      </w:ins>
      <w:ins w:id="319" w:author="凯宇" w:date="2020-05-21T23:57:00Z">
        <w:r>
          <w:rPr>
            <w:rFonts w:ascii="Times New Roman" w:hAnsi="Times New Roman" w:cs="Times New Roman" w:hint="eastAsia"/>
            <w:lang w:val="en-GB"/>
          </w:rPr>
          <w:t>授权蓝牙</w:t>
        </w:r>
      </w:ins>
      <w:ins w:id="320" w:author="凯宇" w:date="2020-05-21T23:56:00Z">
        <w:r>
          <w:rPr>
            <w:rFonts w:ascii="Times New Roman" w:hAnsi="Times New Roman" w:cs="Times New Roman" w:hint="eastAsia"/>
            <w:lang w:val="en-GB"/>
          </w:rPr>
          <w:t>钥匙到期前一天提醒</w:t>
        </w:r>
      </w:ins>
      <w:ins w:id="321" w:author="凯宇" w:date="2020-05-21T23:57:00Z">
        <w:r>
          <w:rPr>
            <w:rFonts w:ascii="Times New Roman" w:hAnsi="Times New Roman" w:cs="Times New Roman" w:hint="eastAsia"/>
            <w:lang w:val="en-GB"/>
          </w:rPr>
          <w:t>被授权人钥匙即将到期</w:t>
        </w:r>
      </w:ins>
    </w:p>
    <w:p w14:paraId="06CADECF" w14:textId="77777777" w:rsidR="004F17A8" w:rsidRPr="00B43077" w:rsidRDefault="004F17A8" w:rsidP="004F17A8">
      <w:pPr>
        <w:pStyle w:val="4"/>
        <w:rPr>
          <w:rFonts w:ascii="Times New Roman" w:eastAsia="宋体" w:hAnsi="Times New Roman"/>
          <w:lang w:eastAsia="zh-CN"/>
        </w:rPr>
      </w:pPr>
      <w:bookmarkStart w:id="322" w:name="_Toc39649746"/>
      <w:r w:rsidRPr="00B43077">
        <w:rPr>
          <w:rFonts w:ascii="Times New Roman" w:eastAsia="宋体" w:hAnsi="Times New Roman"/>
          <w:lang w:eastAsia="zh-CN"/>
        </w:rPr>
        <w:t>被授权人归还注销</w:t>
      </w:r>
      <w:bookmarkEnd w:id="322"/>
    </w:p>
    <w:p w14:paraId="2FD25B14" w14:textId="77777777" w:rsidR="004F17A8" w:rsidRPr="00B43077" w:rsidRDefault="004F17A8" w:rsidP="004F17A8">
      <w:pPr>
        <w:rPr>
          <w:rFonts w:ascii="Times New Roman" w:hAnsi="Times New Roman" w:cs="Times New Roman"/>
          <w:lang w:val="en-GB"/>
        </w:rPr>
      </w:pPr>
      <w:r w:rsidRPr="00B43077">
        <w:rPr>
          <w:rFonts w:ascii="Times New Roman" w:hAnsi="Times New Roman" w:cs="Times New Roman"/>
          <w:lang w:val="en-GB"/>
        </w:rPr>
        <w:t>需求编号</w:t>
      </w:r>
    </w:p>
    <w:p w14:paraId="33FCEABA"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08C5C0F5" w14:textId="77777777" w:rsidR="004F17A8" w:rsidRPr="00B43077" w:rsidRDefault="004F17A8" w:rsidP="004F17A8">
      <w:pPr>
        <w:ind w:firstLineChars="200" w:firstLine="480"/>
        <w:rPr>
          <w:rFonts w:ascii="Times New Roman" w:hAnsi="Times New Roman" w:cs="Times New Roman"/>
          <w:lang w:val="en-GB"/>
        </w:rPr>
      </w:pPr>
      <w:r>
        <w:rPr>
          <w:rFonts w:ascii="Times New Roman" w:hAnsi="Times New Roman" w:cs="Times New Roman" w:hint="eastAsia"/>
          <w:lang w:val="en-GB"/>
        </w:rPr>
        <w:t>被授权人车辆使用完毕，主动归还蓝牙钥匙</w:t>
      </w:r>
    </w:p>
    <w:p w14:paraId="540E1BA8"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3C47CFE0" w14:textId="77777777" w:rsidR="004F17A8" w:rsidRPr="00B43077" w:rsidRDefault="004F17A8" w:rsidP="004F17A8">
      <w:pPr>
        <w:ind w:firstLineChars="200" w:firstLine="480"/>
        <w:rPr>
          <w:rFonts w:ascii="Times New Roman" w:hAnsi="Times New Roman" w:cs="Times New Roman"/>
          <w:lang w:val="en-GB"/>
        </w:rPr>
      </w:pPr>
      <w:r>
        <w:rPr>
          <w:rFonts w:ascii="Times New Roman" w:hAnsi="Times New Roman" w:cs="Times New Roman" w:hint="eastAsia"/>
          <w:lang w:val="en-GB"/>
        </w:rPr>
        <w:t>被授权人通过手机</w:t>
      </w:r>
      <w:r>
        <w:rPr>
          <w:rFonts w:ascii="Times New Roman" w:hAnsi="Times New Roman" w:cs="Times New Roman" w:hint="eastAsia"/>
          <w:lang w:val="en-GB"/>
        </w:rPr>
        <w:t>APP</w:t>
      </w:r>
      <w:r>
        <w:rPr>
          <w:rFonts w:ascii="Times New Roman" w:hAnsi="Times New Roman" w:cs="Times New Roman" w:hint="eastAsia"/>
          <w:lang w:val="en-GB"/>
        </w:rPr>
        <w:t>向</w:t>
      </w:r>
      <w:r>
        <w:rPr>
          <w:rFonts w:ascii="Times New Roman" w:hAnsi="Times New Roman" w:cs="Times New Roman" w:hint="eastAsia"/>
          <w:lang w:val="en-GB"/>
        </w:rPr>
        <w:t>TSP</w:t>
      </w:r>
      <w:r>
        <w:rPr>
          <w:rFonts w:ascii="Times New Roman" w:hAnsi="Times New Roman" w:cs="Times New Roman" w:hint="eastAsia"/>
          <w:lang w:val="en-GB"/>
        </w:rPr>
        <w:t>发送注销申请，</w:t>
      </w:r>
      <w:r>
        <w:rPr>
          <w:rFonts w:ascii="Times New Roman" w:hAnsi="Times New Roman" w:cs="Times New Roman" w:hint="eastAsia"/>
          <w:lang w:val="en-GB"/>
        </w:rPr>
        <w:t>TSP</w:t>
      </w:r>
      <w:r>
        <w:rPr>
          <w:rFonts w:ascii="Times New Roman" w:hAnsi="Times New Roman" w:cs="Times New Roman" w:hint="eastAsia"/>
          <w:lang w:val="en-GB"/>
        </w:rPr>
        <w:t>对注销申请进行验证后，向车端蓝牙模块和手机</w:t>
      </w:r>
      <w:r>
        <w:rPr>
          <w:rFonts w:ascii="Times New Roman" w:hAnsi="Times New Roman" w:cs="Times New Roman" w:hint="eastAsia"/>
          <w:lang w:val="en-GB"/>
        </w:rPr>
        <w:t>APP</w:t>
      </w:r>
      <w:r>
        <w:rPr>
          <w:rFonts w:ascii="Times New Roman" w:hAnsi="Times New Roman" w:cs="Times New Roman" w:hint="eastAsia"/>
          <w:lang w:val="en-GB"/>
        </w:rPr>
        <w:t>下发注销指令</w:t>
      </w:r>
    </w:p>
    <w:p w14:paraId="29FEA808" w14:textId="1E1EF48E" w:rsidR="004F17A8" w:rsidRPr="00B43077" w:rsidRDefault="009E5A97" w:rsidP="004F17A8">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298104B6" w14:textId="77777777" w:rsidR="004F17A8" w:rsidRPr="00B43077" w:rsidRDefault="004F17A8" w:rsidP="004F17A8">
      <w:pPr>
        <w:jc w:val="center"/>
        <w:rPr>
          <w:rFonts w:ascii="Times New Roman" w:hAnsi="Times New Roman" w:cs="Times New Roman"/>
          <w:lang w:val="en-GB"/>
        </w:rPr>
      </w:pPr>
      <w:r>
        <w:object w:dxaOrig="14791" w:dyaOrig="11535" w14:anchorId="778F2BC8">
          <v:shape id="_x0000_i1041" type="#_x0000_t75" style="width:467.25pt;height:364.5pt" o:ole="">
            <v:imagedata r:id="rId48" o:title=""/>
          </v:shape>
          <o:OLEObject Type="Embed" ProgID="Visio.Drawing.15" ShapeID="_x0000_i1041" DrawAspect="Content" ObjectID="_1652536886" r:id="rId49"/>
        </w:object>
      </w:r>
    </w:p>
    <w:p w14:paraId="559E90BC"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6B78DFCF" w14:textId="4E6960D9" w:rsidR="004F17A8" w:rsidRPr="00935542" w:rsidRDefault="00935542" w:rsidP="00935542">
      <w:pPr>
        <w:pStyle w:val="af5"/>
        <w:numPr>
          <w:ilvl w:val="0"/>
          <w:numId w:val="25"/>
        </w:numPr>
        <w:ind w:firstLineChars="0"/>
        <w:rPr>
          <w:rFonts w:ascii="Times New Roman" w:hAnsi="Times New Roman" w:cs="Times New Roman"/>
          <w:lang w:val="en-GB"/>
        </w:rPr>
      </w:pPr>
      <w:r w:rsidRPr="00935542">
        <w:rPr>
          <w:rFonts w:ascii="Times New Roman" w:hAnsi="Times New Roman" w:cs="Times New Roman" w:hint="eastAsia"/>
          <w:lang w:val="en-GB"/>
        </w:rPr>
        <w:lastRenderedPageBreak/>
        <w:t>被授权人通过手机</w:t>
      </w:r>
      <w:r w:rsidRPr="00935542">
        <w:rPr>
          <w:rFonts w:ascii="Times New Roman" w:hAnsi="Times New Roman" w:cs="Times New Roman" w:hint="eastAsia"/>
          <w:lang w:val="en-GB"/>
        </w:rPr>
        <w:t>APP</w:t>
      </w:r>
      <w:r w:rsidRPr="00935542">
        <w:rPr>
          <w:rFonts w:ascii="Times New Roman" w:hAnsi="Times New Roman" w:cs="Times New Roman" w:hint="eastAsia"/>
          <w:lang w:val="en-GB"/>
        </w:rPr>
        <w:t>选择需归还的车辆并进行归还操作</w:t>
      </w:r>
    </w:p>
    <w:p w14:paraId="0D74A1A1" w14:textId="37CC2DEE" w:rsidR="00935542" w:rsidRDefault="00935542" w:rsidP="00935542">
      <w:pPr>
        <w:pStyle w:val="af5"/>
        <w:numPr>
          <w:ilvl w:val="0"/>
          <w:numId w:val="25"/>
        </w:numPr>
        <w:ind w:firstLineChars="0"/>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对存储在本地的蓝牙钥匙进行注销处理，完成注销后向</w:t>
      </w:r>
      <w:r>
        <w:rPr>
          <w:rFonts w:ascii="Times New Roman" w:hAnsi="Times New Roman" w:cs="Times New Roman" w:hint="eastAsia"/>
          <w:lang w:val="en-GB"/>
        </w:rPr>
        <w:t>TSP</w:t>
      </w:r>
      <w:r>
        <w:rPr>
          <w:rFonts w:ascii="Times New Roman" w:hAnsi="Times New Roman" w:cs="Times New Roman" w:hint="eastAsia"/>
          <w:lang w:val="en-GB"/>
        </w:rPr>
        <w:t>上报注销完成信息</w:t>
      </w:r>
    </w:p>
    <w:p w14:paraId="7D4123D4" w14:textId="7EC7453C" w:rsidR="00935542" w:rsidRPr="00935542" w:rsidRDefault="00935542" w:rsidP="00935542">
      <w:pPr>
        <w:pStyle w:val="af5"/>
        <w:ind w:left="1080" w:firstLineChars="0" w:firstLine="0"/>
        <w:rPr>
          <w:rFonts w:ascii="Times New Roman" w:hAnsi="Times New Roman" w:cs="Times New Roman"/>
          <w:lang w:val="en-GB"/>
        </w:rPr>
      </w:pPr>
      <w:r>
        <w:rPr>
          <w:rFonts w:ascii="Times New Roman" w:hAnsi="Times New Roman" w:cs="Times New Roman" w:hint="eastAsia"/>
          <w:lang w:val="en-GB"/>
        </w:rPr>
        <w:t>注销完成</w:t>
      </w:r>
      <w:r w:rsidRPr="00245B2D">
        <w:rPr>
          <w:rFonts w:ascii="Times New Roman" w:hAnsi="Times New Roman" w:cs="Times New Roman"/>
          <w:lang w:val="en-GB"/>
        </w:rPr>
        <w:t>信息包含：</w:t>
      </w:r>
      <w:r>
        <w:rPr>
          <w:rFonts w:ascii="Times New Roman" w:hAnsi="Times New Roman" w:cs="Times New Roman" w:hint="eastAsia"/>
          <w:lang w:val="en-GB"/>
        </w:rPr>
        <w:t>被授权人</w:t>
      </w:r>
      <w:r w:rsidRPr="00245B2D">
        <w:rPr>
          <w:rFonts w:ascii="Times New Roman" w:hAnsi="Times New Roman" w:cs="Times New Roman"/>
          <w:lang w:val="en-GB"/>
        </w:rPr>
        <w:t>手机号、车辆</w:t>
      </w:r>
      <w:r w:rsidRPr="00245B2D">
        <w:rPr>
          <w:rFonts w:ascii="Times New Roman" w:hAnsi="Times New Roman" w:cs="Times New Roman"/>
          <w:lang w:val="en-GB"/>
        </w:rPr>
        <w:t>VIN</w:t>
      </w:r>
      <w:r w:rsidRPr="00245B2D">
        <w:rPr>
          <w:rFonts w:ascii="Times New Roman" w:hAnsi="Times New Roman" w:cs="Times New Roman"/>
          <w:lang w:val="en-GB"/>
        </w:rPr>
        <w:t>、手机</w:t>
      </w:r>
      <w:r w:rsidR="00A7463A">
        <w:rPr>
          <w:rFonts w:ascii="Times New Roman" w:hAnsi="Times New Roman" w:cs="Times New Roman"/>
          <w:lang w:val="en-GB"/>
        </w:rPr>
        <w:t>IMEI</w:t>
      </w:r>
      <w:r w:rsidRPr="00245B2D">
        <w:rPr>
          <w:rFonts w:ascii="Times New Roman" w:hAnsi="Times New Roman" w:cs="Times New Roman"/>
          <w:lang w:val="en-GB"/>
        </w:rPr>
        <w:t>、手机蓝牙</w:t>
      </w:r>
      <w:r w:rsidRPr="00245B2D">
        <w:rPr>
          <w:rFonts w:ascii="Times New Roman" w:hAnsi="Times New Roman" w:cs="Times New Roman"/>
          <w:lang w:val="en-GB"/>
        </w:rPr>
        <w:t>MAC</w:t>
      </w:r>
    </w:p>
    <w:p w14:paraId="5B89A958" w14:textId="3F89A4B8" w:rsidR="00935542" w:rsidRDefault="00935542" w:rsidP="00935542">
      <w:pPr>
        <w:pStyle w:val="af5"/>
        <w:numPr>
          <w:ilvl w:val="0"/>
          <w:numId w:val="25"/>
        </w:numPr>
        <w:ind w:firstLineChars="0"/>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需与</w:t>
      </w:r>
      <w:r>
        <w:rPr>
          <w:rFonts w:ascii="Times New Roman" w:hAnsi="Times New Roman" w:cs="Times New Roman" w:hint="eastAsia"/>
          <w:lang w:val="en-GB"/>
        </w:rPr>
        <w:t>TSP</w:t>
      </w:r>
      <w:r>
        <w:rPr>
          <w:rFonts w:ascii="Times New Roman" w:hAnsi="Times New Roman" w:cs="Times New Roman" w:hint="eastAsia"/>
          <w:lang w:val="en-GB"/>
        </w:rPr>
        <w:t>建立安全连接，并对申请信息做加密处理</w:t>
      </w:r>
    </w:p>
    <w:p w14:paraId="1E810D0C" w14:textId="21A0100A" w:rsidR="008368CF" w:rsidRPr="008368CF" w:rsidRDefault="008368CF" w:rsidP="008368CF">
      <w:pPr>
        <w:pStyle w:val="af5"/>
        <w:numPr>
          <w:ilvl w:val="0"/>
          <w:numId w:val="25"/>
        </w:numPr>
        <w:ind w:firstLineChars="0"/>
        <w:rPr>
          <w:rFonts w:ascii="Times New Roman" w:hAnsi="Times New Roman" w:cs="Times New Roman"/>
          <w:lang w:val="en-GB"/>
        </w:rPr>
      </w:pPr>
      <w:r w:rsidRPr="008368CF">
        <w:rPr>
          <w:rFonts w:ascii="Times New Roman" w:hAnsi="Times New Roman" w:cs="Times New Roman" w:hint="eastAsia"/>
          <w:lang w:val="en-GB"/>
        </w:rPr>
        <w:t>钥匙在注销时手机</w:t>
      </w:r>
      <w:r w:rsidRPr="008368CF">
        <w:rPr>
          <w:rFonts w:ascii="Times New Roman" w:hAnsi="Times New Roman" w:cs="Times New Roman" w:hint="eastAsia"/>
          <w:lang w:val="en-GB"/>
        </w:rPr>
        <w:t>APP</w:t>
      </w:r>
      <w:r w:rsidRPr="008368CF">
        <w:rPr>
          <w:rFonts w:ascii="Times New Roman" w:hAnsi="Times New Roman" w:cs="Times New Roman" w:hint="eastAsia"/>
          <w:lang w:val="en-GB"/>
        </w:rPr>
        <w:t>需检测蓝牙钥匙使用状态，若正在使用中，应在车辆熄火，门窗</w:t>
      </w:r>
      <w:r>
        <w:rPr>
          <w:rFonts w:ascii="Times New Roman" w:hAnsi="Times New Roman" w:cs="Times New Roman" w:hint="eastAsia"/>
          <w:lang w:val="en-GB"/>
        </w:rPr>
        <w:t>锁定，结束使用</w:t>
      </w:r>
      <w:r w:rsidRPr="008368CF">
        <w:rPr>
          <w:rFonts w:ascii="Times New Roman" w:hAnsi="Times New Roman" w:cs="Times New Roman" w:hint="eastAsia"/>
          <w:lang w:val="en-GB"/>
        </w:rPr>
        <w:t>后才可执行注销</w:t>
      </w:r>
    </w:p>
    <w:p w14:paraId="172EF034" w14:textId="77777777" w:rsidR="004F17A8" w:rsidRPr="00B43077" w:rsidRDefault="004F17A8" w:rsidP="004F17A8">
      <w:pPr>
        <w:pStyle w:val="4"/>
        <w:rPr>
          <w:rFonts w:ascii="Times New Roman" w:eastAsia="宋体" w:hAnsi="Times New Roman"/>
          <w:lang w:eastAsia="zh-CN"/>
        </w:rPr>
      </w:pPr>
      <w:bookmarkStart w:id="323" w:name="_Toc39649747"/>
      <w:r>
        <w:rPr>
          <w:rFonts w:ascii="Times New Roman" w:eastAsia="宋体" w:hAnsi="Times New Roman" w:hint="eastAsia"/>
          <w:lang w:eastAsia="zh-CN"/>
        </w:rPr>
        <w:t>管理人员后台</w:t>
      </w:r>
      <w:r w:rsidRPr="00B43077">
        <w:rPr>
          <w:rFonts w:ascii="Times New Roman" w:eastAsia="宋体" w:hAnsi="Times New Roman"/>
          <w:lang w:eastAsia="zh-CN"/>
        </w:rPr>
        <w:t>注销</w:t>
      </w:r>
      <w:bookmarkEnd w:id="323"/>
    </w:p>
    <w:p w14:paraId="7EC1B2DC" w14:textId="77777777" w:rsidR="004F17A8" w:rsidRPr="00B43077" w:rsidRDefault="004F17A8" w:rsidP="004F17A8">
      <w:pPr>
        <w:rPr>
          <w:rFonts w:ascii="Times New Roman" w:hAnsi="Times New Roman" w:cs="Times New Roman"/>
          <w:lang w:val="en-GB"/>
        </w:rPr>
      </w:pPr>
      <w:r w:rsidRPr="00B43077">
        <w:rPr>
          <w:rFonts w:ascii="Times New Roman" w:hAnsi="Times New Roman" w:cs="Times New Roman"/>
          <w:lang w:val="en-GB"/>
        </w:rPr>
        <w:t>需求编号</w:t>
      </w:r>
    </w:p>
    <w:p w14:paraId="67F7960F"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2044AC45" w14:textId="77777777" w:rsidR="004F17A8" w:rsidRPr="00B43077" w:rsidRDefault="004F17A8" w:rsidP="004F17A8">
      <w:pPr>
        <w:ind w:firstLineChars="200" w:firstLine="480"/>
        <w:rPr>
          <w:rFonts w:ascii="Times New Roman" w:hAnsi="Times New Roman" w:cs="Times New Roman"/>
          <w:lang w:val="en-GB"/>
        </w:rPr>
      </w:pPr>
      <w:r>
        <w:rPr>
          <w:rFonts w:ascii="Times New Roman" w:hAnsi="Times New Roman" w:cs="Times New Roman" w:hint="eastAsia"/>
          <w:lang w:val="en-GB"/>
        </w:rPr>
        <w:t>用户手机丢失授权管理人员后台注销蓝牙钥匙</w:t>
      </w:r>
    </w:p>
    <w:p w14:paraId="532BB8D2" w14:textId="77777777" w:rsidR="004F17A8" w:rsidRPr="00B43077"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4F5E276E" w14:textId="0C4F6A72" w:rsidR="004F17A8" w:rsidRPr="00B43077" w:rsidRDefault="00935542" w:rsidP="004F17A8">
      <w:pPr>
        <w:ind w:firstLineChars="200" w:firstLine="480"/>
        <w:rPr>
          <w:rFonts w:ascii="Times New Roman" w:hAnsi="Times New Roman" w:cs="Times New Roman"/>
          <w:lang w:val="en-GB"/>
        </w:rPr>
      </w:pPr>
      <w:r>
        <w:rPr>
          <w:rFonts w:ascii="Times New Roman" w:hAnsi="Times New Roman" w:cs="Times New Roman" w:hint="eastAsia"/>
          <w:lang w:val="en-GB"/>
        </w:rPr>
        <w:t>手机</w:t>
      </w:r>
      <w:r>
        <w:rPr>
          <w:rFonts w:ascii="Times New Roman" w:hAnsi="Times New Roman" w:cs="Times New Roman" w:hint="eastAsia"/>
          <w:lang w:val="en-GB"/>
        </w:rPr>
        <w:t>APP</w:t>
      </w:r>
      <w:r>
        <w:rPr>
          <w:rFonts w:ascii="Times New Roman" w:hAnsi="Times New Roman" w:cs="Times New Roman" w:hint="eastAsia"/>
          <w:lang w:val="en-GB"/>
        </w:rPr>
        <w:t>收到</w:t>
      </w:r>
      <w:r>
        <w:rPr>
          <w:rFonts w:ascii="Times New Roman" w:hAnsi="Times New Roman" w:cs="Times New Roman" w:hint="eastAsia"/>
          <w:lang w:val="en-GB"/>
        </w:rPr>
        <w:t>TSP</w:t>
      </w:r>
      <w:r>
        <w:rPr>
          <w:rFonts w:ascii="Times New Roman" w:hAnsi="Times New Roman" w:cs="Times New Roman" w:hint="eastAsia"/>
          <w:lang w:val="en-GB"/>
        </w:rPr>
        <w:t>下发</w:t>
      </w:r>
      <w:r w:rsidR="004F17A8">
        <w:rPr>
          <w:rFonts w:ascii="Times New Roman" w:hAnsi="Times New Roman" w:cs="Times New Roman" w:hint="eastAsia"/>
          <w:lang w:val="en-GB"/>
        </w:rPr>
        <w:t>注销指令</w:t>
      </w:r>
      <w:r w:rsidR="00406BCB">
        <w:rPr>
          <w:rFonts w:ascii="Times New Roman" w:hAnsi="Times New Roman" w:cs="Times New Roman" w:hint="eastAsia"/>
          <w:lang w:val="en-GB"/>
        </w:rPr>
        <w:t>对蓝牙钥匙进行注销</w:t>
      </w:r>
    </w:p>
    <w:p w14:paraId="6A1B8A50" w14:textId="0EFE1045" w:rsidR="004F17A8" w:rsidRPr="00B43077" w:rsidRDefault="009E5A97" w:rsidP="004F17A8">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3D9619B8" w14:textId="6FDC9A6D" w:rsidR="004F17A8" w:rsidRPr="00B43077" w:rsidRDefault="00406BCB" w:rsidP="004F17A8">
      <w:pPr>
        <w:jc w:val="center"/>
        <w:rPr>
          <w:rFonts w:ascii="Times New Roman" w:hAnsi="Times New Roman" w:cs="Times New Roman"/>
          <w:lang w:val="en-GB"/>
        </w:rPr>
      </w:pPr>
      <w:r>
        <w:object w:dxaOrig="11851" w:dyaOrig="7381" w14:anchorId="70FB533C">
          <v:shape id="_x0000_i1042" type="#_x0000_t75" style="width:467.25pt;height:291.75pt" o:ole="">
            <v:imagedata r:id="rId50" o:title=""/>
          </v:shape>
          <o:OLEObject Type="Embed" ProgID="Visio.Drawing.15" ShapeID="_x0000_i1042" DrawAspect="Content" ObjectID="_1652536887" r:id="rId51"/>
        </w:object>
      </w:r>
    </w:p>
    <w:p w14:paraId="42658EF2" w14:textId="77777777" w:rsidR="004F17A8" w:rsidRDefault="004F17A8" w:rsidP="004F17A8">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0337CA76" w14:textId="143AC19D" w:rsidR="004F17A8" w:rsidRPr="00406BCB" w:rsidRDefault="00406BCB" w:rsidP="00406BCB">
      <w:pPr>
        <w:pStyle w:val="af5"/>
        <w:numPr>
          <w:ilvl w:val="0"/>
          <w:numId w:val="26"/>
        </w:numPr>
        <w:ind w:firstLineChars="0"/>
        <w:rPr>
          <w:rFonts w:ascii="Times New Roman" w:hAnsi="Times New Roman" w:cs="Times New Roman"/>
          <w:lang w:val="en-GB"/>
        </w:rPr>
      </w:pPr>
      <w:r w:rsidRPr="00406BCB">
        <w:rPr>
          <w:rFonts w:ascii="Times New Roman" w:hAnsi="Times New Roman" w:cs="Times New Roman" w:hint="eastAsia"/>
          <w:lang w:val="en-GB"/>
        </w:rPr>
        <w:lastRenderedPageBreak/>
        <w:t>手机</w:t>
      </w:r>
      <w:r w:rsidRPr="00406BCB">
        <w:rPr>
          <w:rFonts w:ascii="Times New Roman" w:hAnsi="Times New Roman" w:cs="Times New Roman" w:hint="eastAsia"/>
          <w:lang w:val="en-GB"/>
        </w:rPr>
        <w:t>APP</w:t>
      </w:r>
      <w:r w:rsidRPr="00406BCB">
        <w:rPr>
          <w:rFonts w:ascii="Times New Roman" w:hAnsi="Times New Roman" w:cs="Times New Roman" w:hint="eastAsia"/>
          <w:lang w:val="en-GB"/>
        </w:rPr>
        <w:t>接收到注销指令时，需对指令进行验证，验证通过才进行注销操作</w:t>
      </w:r>
    </w:p>
    <w:p w14:paraId="6D6D469C" w14:textId="617868AC" w:rsidR="00406BCB" w:rsidRDefault="00406BCB" w:rsidP="00406BCB">
      <w:pPr>
        <w:pStyle w:val="af5"/>
        <w:numPr>
          <w:ilvl w:val="0"/>
          <w:numId w:val="26"/>
        </w:numPr>
        <w:ind w:firstLineChars="0"/>
        <w:rPr>
          <w:rFonts w:ascii="Times New Roman" w:hAnsi="Times New Roman" w:cs="Times New Roman"/>
          <w:lang w:val="en-GB"/>
        </w:rPr>
      </w:pPr>
      <w:r>
        <w:rPr>
          <w:rFonts w:ascii="Times New Roman" w:hAnsi="Times New Roman" w:cs="Times New Roman" w:hint="eastAsia"/>
          <w:lang w:val="en-GB"/>
        </w:rPr>
        <w:t>注销完成后，向</w:t>
      </w:r>
      <w:r>
        <w:rPr>
          <w:rFonts w:ascii="Times New Roman" w:hAnsi="Times New Roman" w:cs="Times New Roman" w:hint="eastAsia"/>
          <w:lang w:val="en-GB"/>
        </w:rPr>
        <w:t>TSP</w:t>
      </w:r>
      <w:r>
        <w:rPr>
          <w:rFonts w:ascii="Times New Roman" w:hAnsi="Times New Roman" w:cs="Times New Roman" w:hint="eastAsia"/>
          <w:lang w:val="en-GB"/>
        </w:rPr>
        <w:t>上报注销信息，用于</w:t>
      </w:r>
      <w:r>
        <w:rPr>
          <w:rFonts w:ascii="Times New Roman" w:hAnsi="Times New Roman" w:cs="Times New Roman" w:hint="eastAsia"/>
          <w:lang w:val="en-GB"/>
        </w:rPr>
        <w:t>TSP</w:t>
      </w:r>
      <w:r>
        <w:rPr>
          <w:rFonts w:ascii="Times New Roman" w:hAnsi="Times New Roman" w:cs="Times New Roman" w:hint="eastAsia"/>
          <w:lang w:val="en-GB"/>
        </w:rPr>
        <w:t>钥匙状态同步</w:t>
      </w:r>
    </w:p>
    <w:p w14:paraId="0A5E458C" w14:textId="561C27AA" w:rsidR="004F17A8" w:rsidRPr="00406BCB" w:rsidRDefault="00406BCB" w:rsidP="00406BCB">
      <w:pPr>
        <w:pStyle w:val="af5"/>
        <w:ind w:left="1080" w:firstLineChars="0" w:firstLine="0"/>
        <w:rPr>
          <w:rFonts w:ascii="Times New Roman" w:hAnsi="Times New Roman" w:cs="Times New Roman"/>
          <w:lang w:val="en-GB"/>
        </w:rPr>
      </w:pPr>
      <w:r>
        <w:rPr>
          <w:rFonts w:ascii="Times New Roman" w:hAnsi="Times New Roman" w:cs="Times New Roman" w:hint="eastAsia"/>
          <w:lang w:val="en-GB"/>
        </w:rPr>
        <w:t>上报的信息包括：被授权人</w:t>
      </w:r>
      <w:r w:rsidRPr="00245B2D">
        <w:rPr>
          <w:rFonts w:ascii="Times New Roman" w:hAnsi="Times New Roman" w:cs="Times New Roman"/>
          <w:lang w:val="en-GB"/>
        </w:rPr>
        <w:t>手机号、车辆</w:t>
      </w:r>
      <w:r w:rsidRPr="00245B2D">
        <w:rPr>
          <w:rFonts w:ascii="Times New Roman" w:hAnsi="Times New Roman" w:cs="Times New Roman"/>
          <w:lang w:val="en-GB"/>
        </w:rPr>
        <w:t>VIN</w:t>
      </w:r>
      <w:r w:rsidRPr="00245B2D">
        <w:rPr>
          <w:rFonts w:ascii="Times New Roman" w:hAnsi="Times New Roman" w:cs="Times New Roman"/>
          <w:lang w:val="en-GB"/>
        </w:rPr>
        <w:t>、手机</w:t>
      </w:r>
      <w:r w:rsidR="00A7463A">
        <w:rPr>
          <w:rFonts w:ascii="Times New Roman" w:hAnsi="Times New Roman" w:cs="Times New Roman"/>
          <w:lang w:val="en-GB"/>
        </w:rPr>
        <w:t>IMEI</w:t>
      </w:r>
      <w:r w:rsidRPr="00245B2D">
        <w:rPr>
          <w:rFonts w:ascii="Times New Roman" w:hAnsi="Times New Roman" w:cs="Times New Roman"/>
          <w:lang w:val="en-GB"/>
        </w:rPr>
        <w:t>、手机蓝牙</w:t>
      </w:r>
      <w:r w:rsidRPr="00245B2D">
        <w:rPr>
          <w:rFonts w:ascii="Times New Roman" w:hAnsi="Times New Roman" w:cs="Times New Roman"/>
          <w:lang w:val="en-GB"/>
        </w:rPr>
        <w:t>MAC</w:t>
      </w:r>
    </w:p>
    <w:p w14:paraId="68EE97A9" w14:textId="2D459BDB" w:rsidR="00A05B3A" w:rsidRDefault="00A05B3A" w:rsidP="00A05B3A">
      <w:pPr>
        <w:pStyle w:val="3"/>
        <w:rPr>
          <w:rFonts w:ascii="Times New Roman" w:eastAsia="宋体" w:hAnsi="Times New Roman" w:cs="Times New Roman"/>
          <w:sz w:val="30"/>
          <w:szCs w:val="30"/>
          <w:lang w:eastAsia="zh-CN"/>
        </w:rPr>
      </w:pPr>
      <w:bookmarkStart w:id="324" w:name="_Toc39649748"/>
      <w:r w:rsidRPr="00B43077">
        <w:rPr>
          <w:rFonts w:ascii="Times New Roman" w:eastAsia="宋体" w:hAnsi="Times New Roman" w:cs="Times New Roman"/>
          <w:sz w:val="30"/>
          <w:szCs w:val="30"/>
          <w:lang w:eastAsia="zh-CN"/>
        </w:rPr>
        <w:t>蓝牙钥匙更新</w:t>
      </w:r>
      <w:bookmarkEnd w:id="324"/>
    </w:p>
    <w:p w14:paraId="7DC381BA" w14:textId="77777777" w:rsidR="00432E6E" w:rsidRPr="00B43077" w:rsidRDefault="00432E6E" w:rsidP="00432E6E">
      <w:pPr>
        <w:pStyle w:val="4"/>
        <w:rPr>
          <w:rFonts w:ascii="Times New Roman" w:eastAsia="宋体" w:hAnsi="Times New Roman"/>
          <w:lang w:eastAsia="zh-CN"/>
        </w:rPr>
      </w:pPr>
      <w:bookmarkStart w:id="325" w:name="_Toc39649749"/>
      <w:r w:rsidRPr="00B43077">
        <w:rPr>
          <w:rFonts w:ascii="Times New Roman" w:eastAsia="宋体" w:hAnsi="Times New Roman"/>
          <w:lang w:eastAsia="zh-CN"/>
        </w:rPr>
        <w:t>蓝牙钥匙自动更新</w:t>
      </w:r>
      <w:bookmarkEnd w:id="325"/>
    </w:p>
    <w:p w14:paraId="5054B847" w14:textId="77777777" w:rsidR="00432E6E" w:rsidRPr="00B43077" w:rsidRDefault="00432E6E" w:rsidP="00432E6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5D2E516F" w14:textId="77777777" w:rsidR="00432E6E" w:rsidRPr="00B43077" w:rsidRDefault="00432E6E" w:rsidP="00432E6E">
      <w:pPr>
        <w:ind w:firstLineChars="200" w:firstLine="480"/>
        <w:rPr>
          <w:rFonts w:ascii="Times New Roman" w:hAnsi="Times New Roman" w:cs="Times New Roman"/>
          <w:szCs w:val="24"/>
          <w:lang w:val="en-GB"/>
        </w:rPr>
      </w:pPr>
      <w:r>
        <w:rPr>
          <w:rFonts w:ascii="Times New Roman" w:hAnsi="Times New Roman" w:cs="Times New Roman" w:hint="eastAsia"/>
          <w:szCs w:val="24"/>
          <w:lang w:val="en-GB"/>
        </w:rPr>
        <w:t>为提高安全性，定期对蓝牙钥匙定期进行更新</w:t>
      </w:r>
    </w:p>
    <w:p w14:paraId="4ECFEC69" w14:textId="77777777" w:rsidR="00432E6E" w:rsidRPr="00B43077" w:rsidRDefault="00432E6E" w:rsidP="00432E6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19AD494B" w14:textId="7E945A2E" w:rsidR="00432E6E" w:rsidRPr="00B43077" w:rsidRDefault="006C598C" w:rsidP="00432E6E">
      <w:pPr>
        <w:ind w:firstLineChars="200" w:firstLine="480"/>
        <w:rPr>
          <w:rFonts w:ascii="Times New Roman" w:hAnsi="Times New Roman" w:cs="Times New Roman"/>
          <w:szCs w:val="24"/>
          <w:lang w:val="en-GB"/>
        </w:rPr>
      </w:pPr>
      <w:r>
        <w:rPr>
          <w:rFonts w:ascii="Times New Roman" w:hAnsi="Times New Roman" w:cs="Times New Roman" w:hint="eastAsia"/>
          <w:szCs w:val="24"/>
          <w:lang w:val="en-GB"/>
        </w:rPr>
        <w:t>手机</w:t>
      </w:r>
      <w:r>
        <w:rPr>
          <w:rFonts w:ascii="Times New Roman" w:hAnsi="Times New Roman" w:cs="Times New Roman" w:hint="eastAsia"/>
          <w:szCs w:val="24"/>
          <w:lang w:val="en-GB"/>
        </w:rPr>
        <w:t>APP</w:t>
      </w:r>
      <w:r>
        <w:rPr>
          <w:rFonts w:ascii="Times New Roman" w:hAnsi="Times New Roman" w:cs="Times New Roman" w:hint="eastAsia"/>
          <w:szCs w:val="24"/>
          <w:lang w:val="en-GB"/>
        </w:rPr>
        <w:t>接收到</w:t>
      </w:r>
      <w:r>
        <w:rPr>
          <w:rFonts w:ascii="Times New Roman" w:hAnsi="Times New Roman" w:cs="Times New Roman" w:hint="eastAsia"/>
          <w:szCs w:val="24"/>
          <w:lang w:val="en-GB"/>
        </w:rPr>
        <w:t>TSP</w:t>
      </w:r>
      <w:r>
        <w:rPr>
          <w:rFonts w:ascii="Times New Roman" w:hAnsi="Times New Roman" w:cs="Times New Roman" w:hint="eastAsia"/>
          <w:szCs w:val="24"/>
          <w:lang w:val="en-GB"/>
        </w:rPr>
        <w:t>生成的新蓝牙钥匙，对蓝牙钥匙进行更新</w:t>
      </w:r>
    </w:p>
    <w:p w14:paraId="27E19139" w14:textId="282996EF" w:rsidR="00432E6E" w:rsidRPr="00B43077" w:rsidRDefault="009E5A97" w:rsidP="00432E6E">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138CFC6B" w14:textId="39047FAD" w:rsidR="00432E6E" w:rsidRPr="00B43077" w:rsidRDefault="006C598C" w:rsidP="00432E6E">
      <w:pPr>
        <w:ind w:firstLineChars="200" w:firstLine="480"/>
        <w:jc w:val="center"/>
        <w:rPr>
          <w:rFonts w:ascii="Times New Roman" w:hAnsi="Times New Roman" w:cs="Times New Roman"/>
          <w:lang w:val="en-GB"/>
        </w:rPr>
      </w:pPr>
      <w:del w:id="326" w:author="凯宇" w:date="2020-05-22T01:16:00Z">
        <w:r w:rsidDel="00993101">
          <w:object w:dxaOrig="16831" w:dyaOrig="13336" w14:anchorId="091C20CE">
            <v:shape id="_x0000_i1043" type="#_x0000_t75" style="width:442.5pt;height:350.25pt" o:ole="">
              <v:imagedata r:id="rId52" o:title=""/>
            </v:shape>
            <o:OLEObject Type="Embed" ProgID="Visio.Drawing.15" ShapeID="_x0000_i1043" DrawAspect="Content" ObjectID="_1652536888" r:id="rId53"/>
          </w:object>
        </w:r>
      </w:del>
      <w:ins w:id="327" w:author="凯宇" w:date="2020-05-22T01:16:00Z">
        <w:r w:rsidR="00993101" w:rsidRPr="00993101">
          <w:t xml:space="preserve"> </w:t>
        </w:r>
      </w:ins>
      <w:ins w:id="328" w:author="凯宇" w:date="2020-05-22T01:16:00Z">
        <w:r w:rsidR="00993101">
          <w:object w:dxaOrig="16846" w:dyaOrig="11400" w14:anchorId="3E6310E3">
            <v:shape id="_x0000_i1044" type="#_x0000_t75" style="width:467.25pt;height:316.5pt" o:ole="">
              <v:imagedata r:id="rId54" o:title=""/>
            </v:shape>
            <o:OLEObject Type="Embed" ProgID="Visio.Drawing.15" ShapeID="_x0000_i1044" DrawAspect="Content" ObjectID="_1652536889" r:id="rId55"/>
          </w:object>
        </w:r>
      </w:ins>
    </w:p>
    <w:p w14:paraId="22BC5E01" w14:textId="77777777" w:rsidR="00432E6E" w:rsidRPr="00B43077" w:rsidRDefault="00432E6E" w:rsidP="00432E6E">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2F6F0AA1" w14:textId="5BE3F763" w:rsidR="00432E6E" w:rsidRPr="00B35EA2" w:rsidRDefault="006C598C" w:rsidP="006C598C">
      <w:pPr>
        <w:pStyle w:val="af5"/>
        <w:numPr>
          <w:ilvl w:val="0"/>
          <w:numId w:val="27"/>
        </w:numPr>
        <w:spacing w:line="276" w:lineRule="auto"/>
        <w:ind w:firstLineChars="0"/>
        <w:rPr>
          <w:rFonts w:ascii="Times New Roman" w:hAnsi="Times New Roman" w:cs="Times New Roman"/>
          <w:szCs w:val="24"/>
        </w:rPr>
      </w:pPr>
      <w:r>
        <w:rPr>
          <w:rFonts w:ascii="Times New Roman" w:hAnsi="Times New Roman" w:cs="Times New Roman" w:hint="eastAsia"/>
          <w:szCs w:val="24"/>
        </w:rPr>
        <w:t>手机</w:t>
      </w:r>
      <w:r>
        <w:rPr>
          <w:rFonts w:ascii="Times New Roman" w:hAnsi="Times New Roman" w:cs="Times New Roman" w:hint="eastAsia"/>
          <w:szCs w:val="24"/>
        </w:rPr>
        <w:t>APP</w:t>
      </w:r>
      <w:r>
        <w:rPr>
          <w:rFonts w:ascii="Times New Roman" w:hAnsi="Times New Roman" w:cs="Times New Roman" w:hint="eastAsia"/>
          <w:szCs w:val="24"/>
        </w:rPr>
        <w:t>需对接收到的</w:t>
      </w:r>
      <w:r w:rsidR="004C4B8F">
        <w:rPr>
          <w:rFonts w:ascii="Times New Roman" w:hAnsi="Times New Roman" w:cs="Times New Roman" w:hint="eastAsia"/>
          <w:szCs w:val="24"/>
        </w:rPr>
        <w:t>新</w:t>
      </w:r>
      <w:r>
        <w:rPr>
          <w:rFonts w:ascii="Times New Roman" w:hAnsi="Times New Roman" w:cs="Times New Roman" w:hint="eastAsia"/>
          <w:szCs w:val="24"/>
        </w:rPr>
        <w:t>蓝牙钥匙信息进行验证</w:t>
      </w:r>
    </w:p>
    <w:p w14:paraId="51F79A27" w14:textId="0456B756" w:rsidR="00432E6E" w:rsidRDefault="006C598C" w:rsidP="006C598C">
      <w:pPr>
        <w:pStyle w:val="af5"/>
        <w:numPr>
          <w:ilvl w:val="0"/>
          <w:numId w:val="27"/>
        </w:numPr>
        <w:spacing w:line="276" w:lineRule="auto"/>
        <w:ind w:firstLineChars="0"/>
        <w:rPr>
          <w:rFonts w:ascii="Times New Roman" w:hAnsi="Times New Roman" w:cs="Times New Roman"/>
          <w:szCs w:val="24"/>
        </w:rPr>
      </w:pPr>
      <w:r>
        <w:rPr>
          <w:rFonts w:ascii="Times New Roman" w:hAnsi="Times New Roman" w:cs="Times New Roman" w:hint="eastAsia"/>
          <w:szCs w:val="24"/>
        </w:rPr>
        <w:lastRenderedPageBreak/>
        <w:t>验证成功后使用新蓝牙钥匙替换旧蓝牙钥匙</w:t>
      </w:r>
    </w:p>
    <w:p w14:paraId="22E1B7F1" w14:textId="297AD1DC" w:rsidR="00432E6E" w:rsidRDefault="006C598C" w:rsidP="006C598C">
      <w:pPr>
        <w:pStyle w:val="af5"/>
        <w:numPr>
          <w:ilvl w:val="0"/>
          <w:numId w:val="27"/>
        </w:numPr>
        <w:spacing w:line="276" w:lineRule="auto"/>
        <w:ind w:firstLineChars="0"/>
        <w:rPr>
          <w:rFonts w:ascii="Times New Roman" w:hAnsi="Times New Roman" w:cs="Times New Roman"/>
          <w:szCs w:val="24"/>
        </w:rPr>
      </w:pPr>
      <w:r>
        <w:rPr>
          <w:rFonts w:ascii="Times New Roman" w:hAnsi="Times New Roman" w:cs="Times New Roman" w:hint="eastAsia"/>
          <w:szCs w:val="24"/>
        </w:rPr>
        <w:t>更新完成后需向</w:t>
      </w:r>
      <w:r>
        <w:rPr>
          <w:rFonts w:ascii="Times New Roman" w:hAnsi="Times New Roman" w:cs="Times New Roman" w:hint="eastAsia"/>
          <w:szCs w:val="24"/>
        </w:rPr>
        <w:t>TSP</w:t>
      </w:r>
      <w:r>
        <w:rPr>
          <w:rFonts w:ascii="Times New Roman" w:hAnsi="Times New Roman" w:cs="Times New Roman" w:hint="eastAsia"/>
          <w:szCs w:val="24"/>
        </w:rPr>
        <w:t>上传钥匙更新状态，用于蓝牙钥匙状态同步</w:t>
      </w:r>
      <w:r>
        <w:rPr>
          <w:rFonts w:ascii="Times New Roman" w:hAnsi="Times New Roman" w:cs="Times New Roman"/>
          <w:szCs w:val="24"/>
        </w:rPr>
        <w:t xml:space="preserve"> </w:t>
      </w:r>
    </w:p>
    <w:p w14:paraId="67D1A881" w14:textId="4DBEC54D" w:rsidR="00BD10D9" w:rsidRPr="00BD10D9" w:rsidRDefault="00BD10D9" w:rsidP="00BD10D9">
      <w:pPr>
        <w:pStyle w:val="af5"/>
        <w:numPr>
          <w:ilvl w:val="0"/>
          <w:numId w:val="27"/>
        </w:numPr>
        <w:ind w:firstLineChars="0"/>
        <w:rPr>
          <w:rFonts w:ascii="Times New Roman" w:hAnsi="Times New Roman" w:cs="Times New Roman"/>
          <w:lang w:val="en-GB"/>
        </w:rPr>
      </w:pPr>
      <w:r w:rsidRPr="008368CF">
        <w:rPr>
          <w:rFonts w:ascii="Times New Roman" w:hAnsi="Times New Roman" w:cs="Times New Roman" w:hint="eastAsia"/>
          <w:lang w:val="en-GB"/>
        </w:rPr>
        <w:t>钥匙在</w:t>
      </w:r>
      <w:r>
        <w:rPr>
          <w:rFonts w:ascii="Times New Roman" w:hAnsi="Times New Roman" w:cs="Times New Roman" w:hint="eastAsia"/>
          <w:lang w:val="en-GB"/>
        </w:rPr>
        <w:t>更新</w:t>
      </w:r>
      <w:r w:rsidRPr="008368CF">
        <w:rPr>
          <w:rFonts w:ascii="Times New Roman" w:hAnsi="Times New Roman" w:cs="Times New Roman" w:hint="eastAsia"/>
          <w:lang w:val="en-GB"/>
        </w:rPr>
        <w:t>时手机</w:t>
      </w:r>
      <w:r w:rsidRPr="008368CF">
        <w:rPr>
          <w:rFonts w:ascii="Times New Roman" w:hAnsi="Times New Roman" w:cs="Times New Roman" w:hint="eastAsia"/>
          <w:lang w:val="en-GB"/>
        </w:rPr>
        <w:t>APP</w:t>
      </w:r>
      <w:r w:rsidRPr="008368CF">
        <w:rPr>
          <w:rFonts w:ascii="Times New Roman" w:hAnsi="Times New Roman" w:cs="Times New Roman" w:hint="eastAsia"/>
          <w:lang w:val="en-GB"/>
        </w:rPr>
        <w:t>需检测蓝牙钥匙使用状态，若正在使用中，应在车辆熄火，门窗</w:t>
      </w:r>
      <w:r>
        <w:rPr>
          <w:rFonts w:ascii="Times New Roman" w:hAnsi="Times New Roman" w:cs="Times New Roman" w:hint="eastAsia"/>
          <w:lang w:val="en-GB"/>
        </w:rPr>
        <w:t>锁定，结束使用</w:t>
      </w:r>
      <w:r w:rsidRPr="008368CF">
        <w:rPr>
          <w:rFonts w:ascii="Times New Roman" w:hAnsi="Times New Roman" w:cs="Times New Roman" w:hint="eastAsia"/>
          <w:lang w:val="en-GB"/>
        </w:rPr>
        <w:t>后才可执行</w:t>
      </w:r>
      <w:r>
        <w:rPr>
          <w:rFonts w:ascii="Times New Roman" w:hAnsi="Times New Roman" w:cs="Times New Roman" w:hint="eastAsia"/>
          <w:lang w:val="en-GB"/>
        </w:rPr>
        <w:t>更新</w:t>
      </w:r>
    </w:p>
    <w:p w14:paraId="75C11D0A" w14:textId="5B92E2A5" w:rsidR="004B7551" w:rsidRPr="00B43077" w:rsidRDefault="002255BC" w:rsidP="004B7551">
      <w:pPr>
        <w:pStyle w:val="2"/>
        <w:rPr>
          <w:rFonts w:ascii="Times New Roman" w:eastAsia="宋体" w:hAnsi="Times New Roman" w:cs="Times New Roman"/>
          <w:i w:val="0"/>
          <w:iCs w:val="0"/>
          <w:sz w:val="32"/>
          <w:szCs w:val="32"/>
          <w:lang w:eastAsia="zh-CN"/>
        </w:rPr>
      </w:pPr>
      <w:bookmarkStart w:id="329" w:name="_Toc39649751"/>
      <w:r w:rsidRPr="00B43077">
        <w:rPr>
          <w:rFonts w:ascii="Times New Roman" w:eastAsia="宋体" w:hAnsi="Times New Roman" w:cs="Times New Roman"/>
          <w:i w:val="0"/>
          <w:iCs w:val="0"/>
          <w:sz w:val="32"/>
          <w:szCs w:val="32"/>
          <w:lang w:eastAsia="zh-CN"/>
        </w:rPr>
        <w:t>蓝牙模块</w:t>
      </w:r>
      <w:r w:rsidR="00970FA3" w:rsidRPr="00B43077">
        <w:rPr>
          <w:rFonts w:ascii="Times New Roman" w:eastAsia="宋体" w:hAnsi="Times New Roman" w:cs="Times New Roman"/>
          <w:i w:val="0"/>
          <w:iCs w:val="0"/>
          <w:sz w:val="32"/>
          <w:szCs w:val="32"/>
          <w:lang w:eastAsia="zh-CN"/>
        </w:rPr>
        <w:t>功能需求</w:t>
      </w:r>
      <w:bookmarkEnd w:id="329"/>
    </w:p>
    <w:p w14:paraId="1FC5C6F1" w14:textId="6F0C42C8" w:rsidR="002302BB" w:rsidRPr="00B43077" w:rsidRDefault="008D5DCA" w:rsidP="002302BB">
      <w:pPr>
        <w:pStyle w:val="3"/>
        <w:rPr>
          <w:rFonts w:ascii="Times New Roman" w:eastAsia="宋体" w:hAnsi="Times New Roman" w:cs="Times New Roman"/>
          <w:sz w:val="30"/>
          <w:szCs w:val="30"/>
          <w:lang w:eastAsia="zh-CN"/>
        </w:rPr>
      </w:pPr>
      <w:bookmarkStart w:id="330" w:name="_Toc39649752"/>
      <w:r w:rsidRPr="00B43077">
        <w:rPr>
          <w:rFonts w:ascii="Times New Roman" w:eastAsia="宋体" w:hAnsi="Times New Roman" w:cs="Times New Roman"/>
          <w:sz w:val="30"/>
          <w:szCs w:val="30"/>
          <w:lang w:eastAsia="zh-CN"/>
        </w:rPr>
        <w:t>蓝牙钥匙</w:t>
      </w:r>
      <w:r w:rsidR="006D3E76" w:rsidRPr="00B43077">
        <w:rPr>
          <w:rFonts w:ascii="Times New Roman" w:eastAsia="宋体" w:hAnsi="Times New Roman" w:cs="Times New Roman"/>
          <w:sz w:val="30"/>
          <w:szCs w:val="30"/>
          <w:lang w:eastAsia="zh-CN"/>
        </w:rPr>
        <w:t>获取</w:t>
      </w:r>
      <w:bookmarkEnd w:id="330"/>
    </w:p>
    <w:p w14:paraId="016DC181" w14:textId="77777777" w:rsidR="002302BB" w:rsidRPr="00B43077" w:rsidRDefault="002302BB" w:rsidP="002302BB">
      <w:pPr>
        <w:rPr>
          <w:rFonts w:ascii="Times New Roman" w:hAnsi="Times New Roman" w:cs="Times New Roman"/>
          <w:lang w:val="en-GB"/>
        </w:rPr>
      </w:pPr>
      <w:r w:rsidRPr="00B43077">
        <w:rPr>
          <w:rFonts w:ascii="Times New Roman" w:hAnsi="Times New Roman" w:cs="Times New Roman"/>
          <w:lang w:val="en-GB"/>
        </w:rPr>
        <w:t>需求编号</w:t>
      </w:r>
    </w:p>
    <w:p w14:paraId="6AA51CF2" w14:textId="77777777" w:rsidR="002302BB" w:rsidRPr="00B43077" w:rsidRDefault="002302BB" w:rsidP="002302BB">
      <w:pPr>
        <w:pStyle w:val="4"/>
        <w:rPr>
          <w:rFonts w:ascii="Times New Roman" w:eastAsia="宋体" w:hAnsi="Times New Roman"/>
        </w:rPr>
      </w:pPr>
      <w:bookmarkStart w:id="331" w:name="_Toc39649753"/>
      <w:r w:rsidRPr="00B43077">
        <w:rPr>
          <w:rFonts w:ascii="Times New Roman" w:eastAsia="宋体" w:hAnsi="Times New Roman"/>
        </w:rPr>
        <w:t>需求场景</w:t>
      </w:r>
      <w:bookmarkEnd w:id="331"/>
    </w:p>
    <w:p w14:paraId="5B545AC3" w14:textId="32AF1618" w:rsidR="002302BB" w:rsidRPr="00B43077" w:rsidRDefault="00C4709B" w:rsidP="002302BB">
      <w:pPr>
        <w:ind w:firstLineChars="200" w:firstLine="480"/>
        <w:rPr>
          <w:rFonts w:ascii="Times New Roman" w:hAnsi="Times New Roman" w:cs="Times New Roman"/>
          <w:lang w:val="en-GB"/>
        </w:rPr>
      </w:pPr>
      <w:r>
        <w:rPr>
          <w:rFonts w:ascii="Times New Roman" w:hAnsi="Times New Roman" w:cs="Times New Roman" w:hint="eastAsia"/>
          <w:lang w:val="en-GB"/>
        </w:rPr>
        <w:t>车主申请蓝牙钥匙或授权他人使用蓝牙钥匙</w:t>
      </w:r>
    </w:p>
    <w:p w14:paraId="4E2AD0E4" w14:textId="77777777" w:rsidR="002302BB" w:rsidRPr="00B43077" w:rsidRDefault="002302BB" w:rsidP="002302BB">
      <w:pPr>
        <w:pStyle w:val="4"/>
        <w:rPr>
          <w:rFonts w:ascii="Times New Roman" w:eastAsia="宋体" w:hAnsi="Times New Roman"/>
        </w:rPr>
      </w:pPr>
      <w:bookmarkStart w:id="332" w:name="_Toc39649754"/>
      <w:r w:rsidRPr="00B43077">
        <w:rPr>
          <w:rFonts w:ascii="Times New Roman" w:eastAsia="宋体" w:hAnsi="Times New Roman"/>
        </w:rPr>
        <w:t>功能描述</w:t>
      </w:r>
      <w:bookmarkEnd w:id="332"/>
    </w:p>
    <w:p w14:paraId="5B9CA3CD" w14:textId="5B6A3AE2" w:rsidR="002302BB" w:rsidRPr="00B43077" w:rsidRDefault="00C4709B" w:rsidP="002302BB">
      <w:pPr>
        <w:ind w:firstLineChars="200" w:firstLine="480"/>
        <w:rPr>
          <w:rFonts w:ascii="Times New Roman" w:hAnsi="Times New Roman" w:cs="Times New Roman"/>
          <w:lang w:val="en-GB"/>
        </w:rPr>
      </w:pPr>
      <w:r>
        <w:rPr>
          <w:rFonts w:ascii="Times New Roman" w:hAnsi="Times New Roman" w:cs="Times New Roman" w:hint="eastAsia"/>
          <w:lang w:val="en-GB"/>
        </w:rPr>
        <w:t>蓝牙模块对</w:t>
      </w:r>
      <w:r>
        <w:rPr>
          <w:rFonts w:ascii="Times New Roman" w:hAnsi="Times New Roman" w:cs="Times New Roman" w:hint="eastAsia"/>
          <w:lang w:val="en-GB"/>
        </w:rPr>
        <w:t>TSP</w:t>
      </w:r>
      <w:r>
        <w:rPr>
          <w:rFonts w:ascii="Times New Roman" w:hAnsi="Times New Roman" w:cs="Times New Roman" w:hint="eastAsia"/>
          <w:lang w:val="en-GB"/>
        </w:rPr>
        <w:t>生成的车主蓝牙钥匙和授权蓝牙钥匙进行保存</w:t>
      </w:r>
    </w:p>
    <w:p w14:paraId="156D2684" w14:textId="356186A5" w:rsidR="00C4709B" w:rsidRDefault="009E5A97" w:rsidP="00C4709B">
      <w:pPr>
        <w:pStyle w:val="4"/>
        <w:rPr>
          <w:rFonts w:ascii="Times New Roman" w:eastAsia="宋体" w:hAnsi="Times New Roman"/>
        </w:rPr>
      </w:pPr>
      <w:r>
        <w:rPr>
          <w:rFonts w:ascii="Times New Roman" w:eastAsia="宋体" w:hAnsi="Times New Roman"/>
        </w:rPr>
        <w:t>业务流程图</w:t>
      </w:r>
    </w:p>
    <w:p w14:paraId="009DB526" w14:textId="079CF746" w:rsidR="00C4709B" w:rsidRPr="00C4709B" w:rsidRDefault="00C4709B" w:rsidP="00C4709B">
      <w:pPr>
        <w:jc w:val="center"/>
        <w:rPr>
          <w:lang w:val="en-GB" w:eastAsia="en-US"/>
        </w:rPr>
      </w:pPr>
      <w:r>
        <w:object w:dxaOrig="16831" w:dyaOrig="10921" w14:anchorId="14504A12">
          <v:shape id="_x0000_i1045" type="#_x0000_t75" style="width:468pt;height:303.75pt" o:ole="">
            <v:imagedata r:id="rId56" o:title=""/>
          </v:shape>
          <o:OLEObject Type="Embed" ProgID="Visio.Drawing.15" ShapeID="_x0000_i1045" DrawAspect="Content" ObjectID="_1652536890" r:id="rId57"/>
        </w:object>
      </w:r>
    </w:p>
    <w:p w14:paraId="1B8A03E7" w14:textId="77777777" w:rsidR="002302BB" w:rsidRPr="00B43077" w:rsidRDefault="002302BB" w:rsidP="002302BB">
      <w:pPr>
        <w:pStyle w:val="4"/>
        <w:rPr>
          <w:rFonts w:ascii="Times New Roman" w:eastAsia="宋体" w:hAnsi="Times New Roman"/>
        </w:rPr>
      </w:pPr>
      <w:bookmarkStart w:id="333" w:name="_Toc39649756"/>
      <w:r w:rsidRPr="00B43077">
        <w:rPr>
          <w:rFonts w:ascii="Times New Roman" w:eastAsia="宋体" w:hAnsi="Times New Roman"/>
        </w:rPr>
        <w:lastRenderedPageBreak/>
        <w:t>需求描述</w:t>
      </w:r>
      <w:bookmarkEnd w:id="333"/>
    </w:p>
    <w:p w14:paraId="4288E84E" w14:textId="4B06877D" w:rsidR="00C4709B" w:rsidRDefault="00C4709B" w:rsidP="00C4709B">
      <w:pPr>
        <w:pStyle w:val="af5"/>
        <w:numPr>
          <w:ilvl w:val="0"/>
          <w:numId w:val="29"/>
        </w:numPr>
        <w:ind w:firstLineChars="0"/>
        <w:rPr>
          <w:rFonts w:ascii="Times New Roman" w:hAnsi="Times New Roman" w:cs="Times New Roman"/>
        </w:rPr>
      </w:pPr>
      <w:r w:rsidRPr="00C4709B">
        <w:rPr>
          <w:rFonts w:ascii="Times New Roman" w:hAnsi="Times New Roman" w:cs="Times New Roman" w:hint="eastAsia"/>
        </w:rPr>
        <w:t>车端蓝牙模块需与</w:t>
      </w:r>
      <w:r w:rsidRPr="00C4709B">
        <w:rPr>
          <w:rFonts w:ascii="Times New Roman" w:hAnsi="Times New Roman" w:cs="Times New Roman" w:hint="eastAsia"/>
        </w:rPr>
        <w:t>TSP</w:t>
      </w:r>
      <w:r w:rsidR="00FE510F">
        <w:rPr>
          <w:rFonts w:ascii="Times New Roman" w:hAnsi="Times New Roman" w:cs="Times New Roman" w:hint="eastAsia"/>
        </w:rPr>
        <w:t>和手机</w:t>
      </w:r>
      <w:r w:rsidR="00FE510F">
        <w:rPr>
          <w:rFonts w:ascii="Times New Roman" w:hAnsi="Times New Roman" w:cs="Times New Roman" w:hint="eastAsia"/>
        </w:rPr>
        <w:t>APP</w:t>
      </w:r>
      <w:r w:rsidRPr="00C4709B">
        <w:rPr>
          <w:rFonts w:ascii="Times New Roman" w:hAnsi="Times New Roman" w:cs="Times New Roman" w:hint="eastAsia"/>
        </w:rPr>
        <w:t>建立安全的通讯连接</w:t>
      </w:r>
    </w:p>
    <w:p w14:paraId="7BB761AC" w14:textId="124F369F" w:rsidR="00C4709B" w:rsidRDefault="00C4709B" w:rsidP="00C4709B">
      <w:pPr>
        <w:pStyle w:val="af5"/>
        <w:numPr>
          <w:ilvl w:val="0"/>
          <w:numId w:val="29"/>
        </w:numPr>
        <w:ind w:firstLineChars="0"/>
        <w:rPr>
          <w:rFonts w:ascii="Times New Roman" w:hAnsi="Times New Roman" w:cs="Times New Roman"/>
        </w:rPr>
      </w:pPr>
      <w:r>
        <w:rPr>
          <w:rFonts w:ascii="Times New Roman" w:hAnsi="Times New Roman" w:cs="Times New Roman" w:hint="eastAsia"/>
        </w:rPr>
        <w:t>车端蓝牙模块需支持</w:t>
      </w:r>
      <w:r w:rsidR="00FE510F">
        <w:rPr>
          <w:rFonts w:ascii="Times New Roman" w:hAnsi="Times New Roman" w:cs="Times New Roman" w:hint="eastAsia"/>
        </w:rPr>
        <w:t>4G</w:t>
      </w:r>
      <w:r>
        <w:rPr>
          <w:rFonts w:ascii="Times New Roman" w:hAnsi="Times New Roman" w:cs="Times New Roman" w:hint="eastAsia"/>
        </w:rPr>
        <w:t>下发和蓝牙下发两种模式</w:t>
      </w:r>
    </w:p>
    <w:p w14:paraId="39774AA8" w14:textId="57B71A41" w:rsidR="000723E4" w:rsidRPr="00C4709B" w:rsidRDefault="00FE510F" w:rsidP="00C4709B">
      <w:pPr>
        <w:pStyle w:val="af5"/>
        <w:numPr>
          <w:ilvl w:val="0"/>
          <w:numId w:val="29"/>
        </w:numPr>
        <w:ind w:firstLineChars="0"/>
        <w:rPr>
          <w:rFonts w:ascii="Times New Roman" w:hAnsi="Times New Roman" w:cs="Times New Roman"/>
        </w:rPr>
      </w:pPr>
      <w:r>
        <w:rPr>
          <w:rFonts w:ascii="Times New Roman" w:hAnsi="Times New Roman" w:cs="Times New Roman" w:hint="eastAsia"/>
        </w:rPr>
        <w:t>车端蓝牙模块需对</w:t>
      </w:r>
      <w:r w:rsidR="00C4709B" w:rsidRPr="00C4709B">
        <w:rPr>
          <w:rFonts w:ascii="Times New Roman" w:hAnsi="Times New Roman" w:cs="Times New Roman" w:hint="eastAsia"/>
        </w:rPr>
        <w:t>TSP</w:t>
      </w:r>
      <w:r w:rsidR="00C4709B" w:rsidRPr="00C4709B">
        <w:rPr>
          <w:rFonts w:ascii="Times New Roman" w:hAnsi="Times New Roman" w:cs="Times New Roman" w:hint="eastAsia"/>
        </w:rPr>
        <w:t>下发的蓝牙钥匙信息进行验证</w:t>
      </w:r>
    </w:p>
    <w:p w14:paraId="060039A3" w14:textId="68AC6FEA" w:rsidR="00C4709B" w:rsidRPr="00C4709B" w:rsidRDefault="00C4709B" w:rsidP="00C4709B">
      <w:pPr>
        <w:pStyle w:val="af5"/>
        <w:numPr>
          <w:ilvl w:val="0"/>
          <w:numId w:val="29"/>
        </w:numPr>
        <w:ind w:firstLineChars="0"/>
        <w:rPr>
          <w:rFonts w:ascii="Times New Roman" w:hAnsi="Times New Roman" w:cs="Times New Roman"/>
        </w:rPr>
      </w:pPr>
      <w:r>
        <w:rPr>
          <w:rFonts w:ascii="Times New Roman" w:hAnsi="Times New Roman" w:cs="Times New Roman" w:hint="eastAsia"/>
        </w:rPr>
        <w:t>验证通过后对蓝牙钥匙进行安全加密存储</w:t>
      </w:r>
    </w:p>
    <w:p w14:paraId="52BFFD17" w14:textId="26772328" w:rsidR="008D5DCA" w:rsidRDefault="006D3E76" w:rsidP="008D5DCA">
      <w:pPr>
        <w:pStyle w:val="3"/>
        <w:rPr>
          <w:rFonts w:ascii="Times New Roman" w:eastAsia="宋体" w:hAnsi="Times New Roman" w:cs="Times New Roman"/>
          <w:sz w:val="30"/>
          <w:szCs w:val="30"/>
          <w:lang w:eastAsia="zh-CN"/>
        </w:rPr>
      </w:pPr>
      <w:bookmarkStart w:id="334" w:name="_Toc39649757"/>
      <w:r w:rsidRPr="00B43077">
        <w:rPr>
          <w:rFonts w:ascii="Times New Roman" w:eastAsia="宋体" w:hAnsi="Times New Roman" w:cs="Times New Roman"/>
          <w:sz w:val="30"/>
          <w:szCs w:val="30"/>
          <w:lang w:eastAsia="zh-CN"/>
        </w:rPr>
        <w:t>蓝牙</w:t>
      </w:r>
      <w:r w:rsidR="00C4709B">
        <w:rPr>
          <w:rFonts w:ascii="Times New Roman" w:eastAsia="宋体" w:hAnsi="Times New Roman" w:cs="Times New Roman" w:hint="eastAsia"/>
          <w:sz w:val="30"/>
          <w:szCs w:val="30"/>
          <w:lang w:eastAsia="zh-CN"/>
        </w:rPr>
        <w:t>钥匙使用</w:t>
      </w:r>
      <w:bookmarkEnd w:id="334"/>
    </w:p>
    <w:p w14:paraId="16E6BDF8" w14:textId="77777777" w:rsidR="00FE510F" w:rsidRPr="00B43077" w:rsidRDefault="00FE510F" w:rsidP="00FE510F">
      <w:pPr>
        <w:pStyle w:val="4"/>
        <w:rPr>
          <w:rFonts w:ascii="Times New Roman" w:eastAsia="宋体" w:hAnsi="Times New Roman"/>
          <w:lang w:eastAsia="zh-CN"/>
        </w:rPr>
      </w:pPr>
      <w:bookmarkStart w:id="335" w:name="_Toc39649758"/>
      <w:r w:rsidRPr="00B43077">
        <w:rPr>
          <w:rFonts w:ascii="Times New Roman" w:eastAsia="宋体" w:hAnsi="Times New Roman"/>
          <w:lang w:eastAsia="zh-CN"/>
        </w:rPr>
        <w:t>需求场景</w:t>
      </w:r>
      <w:bookmarkEnd w:id="335"/>
    </w:p>
    <w:p w14:paraId="2D128479" w14:textId="77777777" w:rsidR="00FE510F" w:rsidRPr="00B43077" w:rsidRDefault="00FE510F" w:rsidP="00FE510F">
      <w:pPr>
        <w:ind w:firstLineChars="200" w:firstLine="480"/>
        <w:rPr>
          <w:rFonts w:ascii="Times New Roman" w:hAnsi="Times New Roman" w:cs="Times New Roman"/>
          <w:szCs w:val="24"/>
        </w:rPr>
      </w:pPr>
      <w:r>
        <w:rPr>
          <w:rFonts w:ascii="Times New Roman" w:hAnsi="Times New Roman" w:cs="Times New Roman" w:hint="eastAsia"/>
          <w:szCs w:val="24"/>
        </w:rPr>
        <w:t>用户通过蓝牙钥匙使用车辆</w:t>
      </w:r>
    </w:p>
    <w:p w14:paraId="16A926C7" w14:textId="77777777" w:rsidR="00FE510F" w:rsidRPr="00B43077" w:rsidRDefault="00FE510F" w:rsidP="00FE510F">
      <w:pPr>
        <w:pStyle w:val="4"/>
        <w:rPr>
          <w:rFonts w:ascii="Times New Roman" w:eastAsia="宋体" w:hAnsi="Times New Roman"/>
          <w:lang w:eastAsia="zh-CN"/>
        </w:rPr>
      </w:pPr>
      <w:bookmarkStart w:id="336" w:name="_Toc39649759"/>
      <w:r w:rsidRPr="00B43077">
        <w:rPr>
          <w:rFonts w:ascii="Times New Roman" w:eastAsia="宋体" w:hAnsi="Times New Roman"/>
          <w:lang w:eastAsia="zh-CN"/>
        </w:rPr>
        <w:t>功能描述</w:t>
      </w:r>
      <w:bookmarkEnd w:id="336"/>
    </w:p>
    <w:p w14:paraId="72415B8F" w14:textId="77777777" w:rsidR="00FE510F" w:rsidRPr="00B43077" w:rsidRDefault="00FE510F" w:rsidP="00FE510F">
      <w:pPr>
        <w:ind w:firstLineChars="200" w:firstLine="480"/>
        <w:rPr>
          <w:rFonts w:ascii="Times New Roman" w:hAnsi="Times New Roman" w:cs="Times New Roman"/>
          <w:lang w:val="en-GB"/>
        </w:rPr>
      </w:pPr>
      <w:r w:rsidRPr="00B43077">
        <w:rPr>
          <w:rFonts w:ascii="Times New Roman" w:hAnsi="Times New Roman" w:cs="Times New Roman"/>
          <w:lang w:val="en-GB"/>
        </w:rPr>
        <w:t xml:space="preserve"> </w:t>
      </w:r>
      <w:r>
        <w:rPr>
          <w:rFonts w:ascii="Times New Roman" w:hAnsi="Times New Roman" w:cs="Times New Roman" w:hint="eastAsia"/>
          <w:lang w:val="en-GB"/>
        </w:rPr>
        <w:t>用户靠近车辆，手机</w:t>
      </w:r>
      <w:r>
        <w:rPr>
          <w:rFonts w:ascii="Times New Roman" w:hAnsi="Times New Roman" w:cs="Times New Roman" w:hint="eastAsia"/>
          <w:lang w:val="en-GB"/>
        </w:rPr>
        <w:t>APP</w:t>
      </w:r>
      <w:r>
        <w:rPr>
          <w:rFonts w:ascii="Times New Roman" w:hAnsi="Times New Roman" w:cs="Times New Roman" w:hint="eastAsia"/>
          <w:lang w:val="en-GB"/>
        </w:rPr>
        <w:t>与车辆建立连接并进行鉴权，鉴权通过后可通过蓝牙实现对车辆的解锁和控制</w:t>
      </w:r>
    </w:p>
    <w:p w14:paraId="506270CA" w14:textId="77777777" w:rsidR="00FE510F" w:rsidRPr="00B43077" w:rsidRDefault="00FE510F" w:rsidP="00FE510F">
      <w:pPr>
        <w:pStyle w:val="4"/>
        <w:rPr>
          <w:rFonts w:ascii="Times New Roman" w:eastAsia="宋体" w:hAnsi="Times New Roman"/>
          <w:lang w:eastAsia="zh-CN"/>
        </w:rPr>
      </w:pPr>
      <w:bookmarkStart w:id="337" w:name="_Toc39649760"/>
      <w:r w:rsidRPr="00B43077">
        <w:rPr>
          <w:rFonts w:ascii="Times New Roman" w:eastAsia="宋体" w:hAnsi="Times New Roman"/>
          <w:lang w:eastAsia="zh-CN"/>
        </w:rPr>
        <w:lastRenderedPageBreak/>
        <w:t>业务流程图</w:t>
      </w:r>
      <w:bookmarkEnd w:id="337"/>
    </w:p>
    <w:p w14:paraId="6B8DC853" w14:textId="2E99017E" w:rsidR="00FE510F" w:rsidRPr="00B43077" w:rsidRDefault="00CD6407" w:rsidP="00FE510F">
      <w:pPr>
        <w:spacing w:line="276" w:lineRule="auto"/>
        <w:ind w:firstLineChars="200" w:firstLine="480"/>
        <w:jc w:val="center"/>
        <w:rPr>
          <w:rFonts w:ascii="Times New Roman" w:hAnsi="Times New Roman" w:cs="Times New Roman"/>
          <w:szCs w:val="24"/>
          <w:lang w:val="en-GB"/>
        </w:rPr>
      </w:pPr>
      <w:r>
        <w:object w:dxaOrig="7846" w:dyaOrig="16066" w14:anchorId="0ADE301F">
          <v:shape id="_x0000_i1046" type="#_x0000_t75" style="width:227.25pt;height:465pt" o:ole="">
            <v:imagedata r:id="rId58" o:title=""/>
          </v:shape>
          <o:OLEObject Type="Embed" ProgID="Visio.Drawing.15" ShapeID="_x0000_i1046" DrawAspect="Content" ObjectID="_1652536891" r:id="rId59"/>
        </w:object>
      </w:r>
    </w:p>
    <w:p w14:paraId="394B1B47" w14:textId="77777777" w:rsidR="00FE510F" w:rsidRPr="00EB3DC8" w:rsidRDefault="00FE510F" w:rsidP="00FE510F">
      <w:pPr>
        <w:pStyle w:val="4"/>
        <w:rPr>
          <w:rFonts w:ascii="Times New Roman" w:eastAsia="宋体" w:hAnsi="Times New Roman"/>
          <w:lang w:eastAsia="zh-CN"/>
        </w:rPr>
      </w:pPr>
      <w:bookmarkStart w:id="338" w:name="_Toc39649761"/>
      <w:r w:rsidRPr="00B43077">
        <w:rPr>
          <w:rFonts w:ascii="Times New Roman" w:eastAsia="宋体" w:hAnsi="Times New Roman"/>
          <w:lang w:eastAsia="zh-CN"/>
        </w:rPr>
        <w:t>需求描述</w:t>
      </w:r>
      <w:bookmarkEnd w:id="338"/>
    </w:p>
    <w:p w14:paraId="116247D7" w14:textId="29FC778D" w:rsidR="00FE510F" w:rsidRDefault="00FE510F" w:rsidP="00FE510F">
      <w:pPr>
        <w:pStyle w:val="af5"/>
        <w:numPr>
          <w:ilvl w:val="0"/>
          <w:numId w:val="30"/>
        </w:numPr>
        <w:ind w:firstLineChars="0"/>
        <w:rPr>
          <w:rFonts w:ascii="Times New Roman" w:hAnsi="Times New Roman" w:cs="Times New Roman"/>
          <w:lang w:val="en-GB"/>
        </w:rPr>
      </w:pPr>
      <w:r>
        <w:rPr>
          <w:rFonts w:ascii="Times New Roman" w:hAnsi="Times New Roman" w:cs="Times New Roman" w:hint="eastAsia"/>
          <w:lang w:val="en-GB"/>
        </w:rPr>
        <w:t>当手机</w:t>
      </w:r>
      <w:r>
        <w:rPr>
          <w:rFonts w:ascii="Times New Roman" w:hAnsi="Times New Roman" w:cs="Times New Roman" w:hint="eastAsia"/>
          <w:lang w:val="en-GB"/>
        </w:rPr>
        <w:t>APP</w:t>
      </w:r>
      <w:r>
        <w:rPr>
          <w:rFonts w:ascii="Times New Roman" w:hAnsi="Times New Roman" w:cs="Times New Roman" w:hint="eastAsia"/>
          <w:lang w:val="en-GB"/>
        </w:rPr>
        <w:t>与车辆建立蓝牙连接后，车端蓝牙模块主动发起鉴权请求，鉴权通过则保持连接，否则断开蓝牙连接，若连续五次鉴权失败，则禁止手机</w:t>
      </w:r>
      <w:r>
        <w:rPr>
          <w:rFonts w:ascii="Times New Roman" w:hAnsi="Times New Roman" w:cs="Times New Roman" w:hint="eastAsia"/>
          <w:lang w:val="en-GB"/>
        </w:rPr>
        <w:t>APP</w:t>
      </w:r>
      <w:r>
        <w:rPr>
          <w:rFonts w:ascii="Times New Roman" w:hAnsi="Times New Roman" w:cs="Times New Roman" w:hint="eastAsia"/>
          <w:lang w:val="en-GB"/>
        </w:rPr>
        <w:t>在</w:t>
      </w:r>
      <w:del w:id="339" w:author="凯宇" w:date="2020-05-22T00:01:00Z">
        <w:r w:rsidDel="002A7037">
          <w:rPr>
            <w:rFonts w:ascii="Times New Roman" w:hAnsi="Times New Roman" w:cs="Times New Roman" w:hint="eastAsia"/>
            <w:lang w:val="en-GB"/>
          </w:rPr>
          <w:delText>一个小时</w:delText>
        </w:r>
      </w:del>
      <w:ins w:id="340" w:author="凯宇" w:date="2020-05-22T00:01:00Z">
        <w:r w:rsidR="002A7037">
          <w:rPr>
            <w:rFonts w:ascii="Times New Roman" w:hAnsi="Times New Roman" w:cs="Times New Roman" w:hint="eastAsia"/>
            <w:lang w:val="en-GB"/>
          </w:rPr>
          <w:t>5</w:t>
        </w:r>
        <w:r w:rsidR="002A7037">
          <w:rPr>
            <w:rFonts w:ascii="Times New Roman" w:hAnsi="Times New Roman" w:cs="Times New Roman" w:hint="eastAsia"/>
            <w:lang w:val="en-GB"/>
          </w:rPr>
          <w:t>分钟</w:t>
        </w:r>
      </w:ins>
      <w:r>
        <w:rPr>
          <w:rFonts w:ascii="Times New Roman" w:hAnsi="Times New Roman" w:cs="Times New Roman" w:hint="eastAsia"/>
          <w:lang w:val="en-GB"/>
        </w:rPr>
        <w:t>内进行蓝牙</w:t>
      </w:r>
      <w:commentRangeStart w:id="341"/>
      <w:commentRangeStart w:id="342"/>
      <w:r>
        <w:rPr>
          <w:rFonts w:ascii="Times New Roman" w:hAnsi="Times New Roman" w:cs="Times New Roman" w:hint="eastAsia"/>
          <w:lang w:val="en-GB"/>
        </w:rPr>
        <w:t>连接</w:t>
      </w:r>
      <w:commentRangeEnd w:id="341"/>
      <w:r w:rsidR="00B9437D">
        <w:rPr>
          <w:rStyle w:val="af7"/>
        </w:rPr>
        <w:commentReference w:id="341"/>
      </w:r>
      <w:commentRangeEnd w:id="342"/>
      <w:r w:rsidR="00C20922">
        <w:rPr>
          <w:rStyle w:val="af7"/>
        </w:rPr>
        <w:commentReference w:id="342"/>
      </w:r>
      <w:ins w:id="343" w:author="凯宇" w:date="2020-05-22T00:03:00Z">
        <w:r w:rsidR="002A7037">
          <w:rPr>
            <w:rFonts w:ascii="Times New Roman" w:hAnsi="Times New Roman" w:cs="Times New Roman" w:hint="eastAsia"/>
            <w:lang w:val="en-GB"/>
          </w:rPr>
          <w:t>，第六次鉴权仍然失败，</w:t>
        </w:r>
      </w:ins>
      <w:ins w:id="344" w:author="凯宇" w:date="2020-05-22T00:04:00Z">
        <w:r w:rsidR="002A7037">
          <w:rPr>
            <w:rFonts w:ascii="Times New Roman" w:hAnsi="Times New Roman" w:cs="Times New Roman" w:hint="eastAsia"/>
            <w:lang w:val="en-GB"/>
          </w:rPr>
          <w:t>则禁止</w:t>
        </w:r>
      </w:ins>
      <w:ins w:id="345" w:author="凯宇" w:date="2020-05-22T00:05:00Z">
        <w:r w:rsidR="002A7037">
          <w:rPr>
            <w:rFonts w:ascii="Times New Roman" w:hAnsi="Times New Roman" w:cs="Times New Roman" w:hint="eastAsia"/>
            <w:lang w:val="en-GB"/>
          </w:rPr>
          <w:t>进行蓝牙连接，</w:t>
        </w:r>
      </w:ins>
      <w:ins w:id="346" w:author="凯宇" w:date="2020-05-22T00:06:00Z">
        <w:r w:rsidR="002A7037">
          <w:rPr>
            <w:rFonts w:ascii="Times New Roman" w:hAnsi="Times New Roman" w:cs="Times New Roman" w:hint="eastAsia"/>
            <w:lang w:val="en-GB"/>
          </w:rPr>
          <w:t>并通知车主</w:t>
        </w:r>
      </w:ins>
    </w:p>
    <w:p w14:paraId="72963AF5" w14:textId="77777777" w:rsidR="00FE4585" w:rsidRDefault="00FE4585" w:rsidP="00FE510F">
      <w:pPr>
        <w:pStyle w:val="af5"/>
        <w:numPr>
          <w:ilvl w:val="0"/>
          <w:numId w:val="30"/>
        </w:numPr>
        <w:ind w:firstLineChars="0"/>
        <w:rPr>
          <w:ins w:id="347" w:author="凯宇" w:date="2020-05-22T00:09:00Z"/>
          <w:rFonts w:ascii="Times New Roman" w:hAnsi="Times New Roman" w:cs="Times New Roman"/>
          <w:lang w:val="en-GB"/>
        </w:rPr>
      </w:pPr>
      <w:ins w:id="348" w:author="凯宇" w:date="2020-05-22T00:09:00Z">
        <w:r>
          <w:rPr>
            <w:rFonts w:ascii="Times New Roman" w:hAnsi="Times New Roman" w:cs="Times New Roman" w:hint="eastAsia"/>
            <w:lang w:val="en-GB"/>
          </w:rPr>
          <w:t>蓝牙钥匙需实现被动控车和主动控车功能</w:t>
        </w:r>
      </w:ins>
    </w:p>
    <w:p w14:paraId="20940322" w14:textId="6214523A" w:rsidR="00FE4585" w:rsidRDefault="00FE4585" w:rsidP="00FE4585">
      <w:pPr>
        <w:pStyle w:val="af5"/>
        <w:numPr>
          <w:ilvl w:val="0"/>
          <w:numId w:val="40"/>
        </w:numPr>
        <w:ind w:firstLineChars="0"/>
        <w:rPr>
          <w:ins w:id="349" w:author="凯宇" w:date="2020-05-22T00:09:00Z"/>
          <w:rFonts w:ascii="Times New Roman" w:hAnsi="Times New Roman" w:cs="Times New Roman"/>
          <w:lang w:val="en-GB"/>
        </w:rPr>
      </w:pPr>
      <w:ins w:id="350" w:author="凯宇" w:date="2020-05-22T00:10:00Z">
        <w:r>
          <w:rPr>
            <w:rFonts w:ascii="Times New Roman" w:hAnsi="Times New Roman" w:cs="Times New Roman" w:hint="eastAsia"/>
            <w:lang w:val="en-GB"/>
          </w:rPr>
          <w:t>被动控车</w:t>
        </w:r>
      </w:ins>
    </w:p>
    <w:p w14:paraId="632CFE2E" w14:textId="4206F93A" w:rsidR="00FE510F" w:rsidRDefault="00FE510F">
      <w:pPr>
        <w:pStyle w:val="af5"/>
        <w:ind w:left="1500" w:firstLineChars="0" w:firstLine="0"/>
        <w:rPr>
          <w:rFonts w:ascii="Times New Roman" w:hAnsi="Times New Roman" w:cs="Times New Roman"/>
          <w:lang w:val="en-GB"/>
        </w:rPr>
        <w:pPrChange w:id="351" w:author="凯宇" w:date="2020-05-22T00:09:00Z">
          <w:pPr>
            <w:pStyle w:val="af5"/>
            <w:numPr>
              <w:numId w:val="30"/>
            </w:numPr>
            <w:ind w:left="900" w:firstLineChars="0" w:hanging="360"/>
          </w:pPr>
        </w:pPrChange>
      </w:pPr>
      <w:r>
        <w:rPr>
          <w:rFonts w:ascii="Times New Roman" w:hAnsi="Times New Roman" w:cs="Times New Roman" w:hint="eastAsia"/>
          <w:lang w:val="en-GB"/>
        </w:rPr>
        <w:lastRenderedPageBreak/>
        <w:t>鉴权通过后，蓝牙模块开始监测用户位置，根据用户位置触发对应的被动控车指令</w:t>
      </w:r>
      <w:r w:rsidR="00CD6407">
        <w:rPr>
          <w:rFonts w:ascii="Times New Roman" w:hAnsi="Times New Roman" w:cs="Times New Roman" w:hint="eastAsia"/>
          <w:lang w:val="en-GB"/>
        </w:rPr>
        <w:t>，并发送给执行</w:t>
      </w:r>
      <w:r w:rsidR="00CD6407">
        <w:rPr>
          <w:rFonts w:ascii="Times New Roman" w:hAnsi="Times New Roman" w:cs="Times New Roman" w:hint="eastAsia"/>
          <w:lang w:val="en-GB"/>
        </w:rPr>
        <w:t>ECU</w:t>
      </w:r>
    </w:p>
    <w:p w14:paraId="5813BCC0" w14:textId="1E977A4A" w:rsidR="00FE4585" w:rsidRDefault="00FE4585" w:rsidP="00FE4585">
      <w:pPr>
        <w:pStyle w:val="af5"/>
        <w:numPr>
          <w:ilvl w:val="0"/>
          <w:numId w:val="40"/>
        </w:numPr>
        <w:ind w:firstLineChars="0"/>
        <w:rPr>
          <w:ins w:id="352" w:author="凯宇" w:date="2020-05-22T00:10:00Z"/>
          <w:rFonts w:ascii="Times New Roman" w:hAnsi="Times New Roman" w:cs="Times New Roman"/>
          <w:lang w:val="en-GB"/>
        </w:rPr>
      </w:pPr>
      <w:ins w:id="353" w:author="凯宇" w:date="2020-05-22T00:10:00Z">
        <w:r>
          <w:rPr>
            <w:rFonts w:ascii="Times New Roman" w:hAnsi="Times New Roman" w:cs="Times New Roman" w:hint="eastAsia"/>
            <w:lang w:val="en-GB"/>
          </w:rPr>
          <w:t>主动控车：</w:t>
        </w:r>
      </w:ins>
    </w:p>
    <w:p w14:paraId="53D9D911" w14:textId="737FA809" w:rsidR="00FE510F" w:rsidRDefault="00CD6407">
      <w:pPr>
        <w:pStyle w:val="af5"/>
        <w:ind w:left="1500" w:firstLineChars="0" w:firstLine="0"/>
        <w:rPr>
          <w:rFonts w:ascii="Times New Roman" w:hAnsi="Times New Roman" w:cs="Times New Roman"/>
          <w:lang w:val="en-GB"/>
        </w:rPr>
        <w:pPrChange w:id="354" w:author="凯宇" w:date="2020-05-22T00:10:00Z">
          <w:pPr>
            <w:pStyle w:val="af5"/>
            <w:numPr>
              <w:numId w:val="30"/>
            </w:numPr>
            <w:ind w:left="900" w:firstLineChars="0" w:hanging="360"/>
          </w:pPr>
        </w:pPrChange>
      </w:pPr>
      <w:r>
        <w:rPr>
          <w:rFonts w:ascii="Times New Roman" w:hAnsi="Times New Roman" w:cs="Times New Roman" w:hint="eastAsia"/>
          <w:lang w:val="en-GB"/>
        </w:rPr>
        <w:t>鉴权通过后，蓝牙模块</w:t>
      </w:r>
      <w:ins w:id="355" w:author="凯宇" w:date="2020-05-22T00:10:00Z">
        <w:r w:rsidR="00FE4585">
          <w:rPr>
            <w:rFonts w:ascii="Times New Roman" w:hAnsi="Times New Roman" w:cs="Times New Roman" w:hint="eastAsia"/>
            <w:lang w:val="en-GB"/>
          </w:rPr>
          <w:t>接收来自</w:t>
        </w:r>
        <w:r w:rsidR="00FE4585">
          <w:rPr>
            <w:rFonts w:ascii="Times New Roman" w:hAnsi="Times New Roman" w:cs="Times New Roman" w:hint="eastAsia"/>
            <w:lang w:val="en-GB"/>
          </w:rPr>
          <w:t>APP</w:t>
        </w:r>
        <w:r w:rsidR="00FE4585">
          <w:rPr>
            <w:rFonts w:ascii="Times New Roman" w:hAnsi="Times New Roman" w:cs="Times New Roman" w:hint="eastAsia"/>
            <w:lang w:val="en-GB"/>
          </w:rPr>
          <w:t>的控车指令，</w:t>
        </w:r>
      </w:ins>
      <w:ins w:id="356" w:author="凯宇" w:date="2020-05-22T00:11:00Z">
        <w:r w:rsidR="00FE4585">
          <w:rPr>
            <w:rFonts w:ascii="Times New Roman" w:hAnsi="Times New Roman" w:cs="Times New Roman" w:hint="eastAsia"/>
            <w:lang w:val="en-GB"/>
          </w:rPr>
          <w:t>并使用蓝牙钥匙鉴权</w:t>
        </w:r>
      </w:ins>
      <w:del w:id="357" w:author="凯宇" w:date="2020-05-22T00:11:00Z">
        <w:r w:rsidDel="00FE4585">
          <w:rPr>
            <w:rFonts w:ascii="Times New Roman" w:hAnsi="Times New Roman" w:cs="Times New Roman" w:hint="eastAsia"/>
            <w:lang w:val="en-GB"/>
          </w:rPr>
          <w:delText>使用蓝牙钥匙对</w:delText>
        </w:r>
        <w:r w:rsidDel="00FE4585">
          <w:rPr>
            <w:rFonts w:ascii="Times New Roman" w:hAnsi="Times New Roman" w:cs="Times New Roman"/>
            <w:lang w:val="en-GB"/>
          </w:rPr>
          <w:delText>APP</w:delText>
        </w:r>
        <w:r w:rsidDel="00FE4585">
          <w:rPr>
            <w:rFonts w:ascii="Times New Roman" w:hAnsi="Times New Roman" w:cs="Times New Roman" w:hint="eastAsia"/>
            <w:lang w:val="en-GB"/>
          </w:rPr>
          <w:delText>发送的控车指令进行解密</w:delText>
        </w:r>
      </w:del>
      <w:r>
        <w:rPr>
          <w:rFonts w:ascii="Times New Roman" w:hAnsi="Times New Roman" w:cs="Times New Roman" w:hint="eastAsia"/>
          <w:lang w:val="en-GB"/>
        </w:rPr>
        <w:t>，确定其权限合法后，发送给对应的执行</w:t>
      </w:r>
      <w:r>
        <w:rPr>
          <w:rFonts w:ascii="Times New Roman" w:hAnsi="Times New Roman" w:cs="Times New Roman" w:hint="eastAsia"/>
          <w:lang w:val="en-GB"/>
        </w:rPr>
        <w:t>ECU</w:t>
      </w:r>
    </w:p>
    <w:p w14:paraId="438C6C74" w14:textId="7C5B61B5" w:rsidR="00FE510F" w:rsidRPr="00CD6407" w:rsidRDefault="00CD6407" w:rsidP="00FE510F">
      <w:pPr>
        <w:pStyle w:val="af5"/>
        <w:numPr>
          <w:ilvl w:val="0"/>
          <w:numId w:val="30"/>
        </w:numPr>
        <w:ind w:firstLineChars="0"/>
        <w:rPr>
          <w:rFonts w:ascii="Times New Roman" w:hAnsi="Times New Roman" w:cs="Times New Roman"/>
          <w:lang w:val="en-GB"/>
        </w:rPr>
      </w:pPr>
      <w:r>
        <w:rPr>
          <w:rFonts w:ascii="Times New Roman" w:hAnsi="Times New Roman" w:cs="Times New Roman" w:hint="eastAsia"/>
          <w:lang w:val="en-GB"/>
        </w:rPr>
        <w:t>蓝牙模块收到</w:t>
      </w:r>
      <w:r>
        <w:rPr>
          <w:rFonts w:ascii="Times New Roman" w:hAnsi="Times New Roman" w:cs="Times New Roman" w:hint="eastAsia"/>
          <w:lang w:val="en-GB"/>
        </w:rPr>
        <w:t>ECU</w:t>
      </w:r>
      <w:r>
        <w:rPr>
          <w:rFonts w:ascii="Times New Roman" w:hAnsi="Times New Roman" w:cs="Times New Roman" w:hint="eastAsia"/>
          <w:lang w:val="en-GB"/>
        </w:rPr>
        <w:t>的执行结果后，将其反馈给手机</w:t>
      </w:r>
      <w:r>
        <w:rPr>
          <w:rFonts w:ascii="Times New Roman" w:hAnsi="Times New Roman" w:cs="Times New Roman" w:hint="eastAsia"/>
          <w:lang w:val="en-GB"/>
        </w:rPr>
        <w:t>APP</w:t>
      </w:r>
    </w:p>
    <w:p w14:paraId="2A5D502C" w14:textId="28DD39C2" w:rsidR="008D5DCA" w:rsidRDefault="00CD6407" w:rsidP="006D3E76">
      <w:pPr>
        <w:pStyle w:val="3"/>
        <w:rPr>
          <w:rFonts w:ascii="Times New Roman" w:eastAsia="宋体" w:hAnsi="Times New Roman" w:cs="Times New Roman"/>
          <w:sz w:val="30"/>
          <w:szCs w:val="30"/>
          <w:lang w:eastAsia="zh-CN"/>
        </w:rPr>
      </w:pPr>
      <w:bookmarkStart w:id="358" w:name="_Toc39649762"/>
      <w:r>
        <w:rPr>
          <w:rFonts w:ascii="Times New Roman" w:eastAsia="宋体" w:hAnsi="Times New Roman" w:cs="Times New Roman" w:hint="eastAsia"/>
          <w:sz w:val="30"/>
          <w:szCs w:val="30"/>
          <w:lang w:eastAsia="zh-CN"/>
        </w:rPr>
        <w:t>蓝牙钥匙注销</w:t>
      </w:r>
      <w:bookmarkEnd w:id="358"/>
    </w:p>
    <w:p w14:paraId="2D884CC4" w14:textId="17BDE9FC" w:rsidR="00CD6407" w:rsidRPr="00B43077" w:rsidRDefault="00AB6D9B" w:rsidP="00CD6407">
      <w:pPr>
        <w:pStyle w:val="4"/>
        <w:rPr>
          <w:rFonts w:ascii="Times New Roman" w:eastAsia="宋体" w:hAnsi="Times New Roman"/>
          <w:lang w:eastAsia="zh-CN"/>
        </w:rPr>
      </w:pPr>
      <w:bookmarkStart w:id="359" w:name="_Toc39649763"/>
      <w:r>
        <w:rPr>
          <w:rFonts w:ascii="Times New Roman" w:eastAsia="宋体" w:hAnsi="Times New Roman" w:hint="eastAsia"/>
          <w:lang w:eastAsia="zh-CN"/>
        </w:rPr>
        <w:t>主动注销</w:t>
      </w:r>
      <w:bookmarkEnd w:id="359"/>
    </w:p>
    <w:p w14:paraId="60F5B4BF" w14:textId="77777777" w:rsidR="00CD6407" w:rsidRPr="00B43077" w:rsidRDefault="00CD6407" w:rsidP="00CD6407">
      <w:pPr>
        <w:rPr>
          <w:rFonts w:ascii="Times New Roman" w:hAnsi="Times New Roman" w:cs="Times New Roman"/>
          <w:lang w:val="en-GB"/>
        </w:rPr>
      </w:pPr>
      <w:r w:rsidRPr="00B43077">
        <w:rPr>
          <w:rFonts w:ascii="Times New Roman" w:hAnsi="Times New Roman" w:cs="Times New Roman"/>
          <w:lang w:val="en-GB"/>
        </w:rPr>
        <w:t>需求编号</w:t>
      </w:r>
    </w:p>
    <w:p w14:paraId="4D23F068" w14:textId="77777777" w:rsidR="00CD6407" w:rsidRPr="00B43077" w:rsidRDefault="00CD6407" w:rsidP="00CD6407">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76CAAAA2" w14:textId="54F936E9" w:rsidR="00CD6407" w:rsidRPr="00B43077" w:rsidRDefault="00AB6D9B" w:rsidP="00CD6407">
      <w:pPr>
        <w:ind w:firstLineChars="200" w:firstLine="480"/>
        <w:rPr>
          <w:rFonts w:ascii="Times New Roman" w:hAnsi="Times New Roman" w:cs="Times New Roman"/>
          <w:lang w:val="en-GB"/>
        </w:rPr>
      </w:pPr>
      <w:r>
        <w:rPr>
          <w:rFonts w:ascii="Times New Roman" w:hAnsi="Times New Roman" w:cs="Times New Roman" w:hint="eastAsia"/>
          <w:lang w:val="en-GB"/>
        </w:rPr>
        <w:t>车主取消授权注销、被授权人归还注销、管理员注销</w:t>
      </w:r>
    </w:p>
    <w:p w14:paraId="5DB87F62" w14:textId="77777777" w:rsidR="00CD6407" w:rsidRPr="00B43077" w:rsidRDefault="00CD6407" w:rsidP="00CD6407">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09FBADA5" w14:textId="29ADC843" w:rsidR="00CD6407" w:rsidRPr="00B43077" w:rsidRDefault="00AB6D9B" w:rsidP="00CD6407">
      <w:pPr>
        <w:ind w:firstLineChars="200" w:firstLine="480"/>
        <w:rPr>
          <w:rFonts w:ascii="Times New Roman" w:hAnsi="Times New Roman" w:cs="Times New Roman"/>
          <w:lang w:val="en-GB"/>
        </w:rPr>
      </w:pPr>
      <w:r>
        <w:rPr>
          <w:rFonts w:ascii="Times New Roman" w:hAnsi="Times New Roman" w:cs="Times New Roman" w:hint="eastAsia"/>
          <w:lang w:val="en-GB"/>
        </w:rPr>
        <w:t>车端蓝牙模块接收到</w:t>
      </w:r>
      <w:r>
        <w:rPr>
          <w:rFonts w:ascii="Times New Roman" w:hAnsi="Times New Roman" w:cs="Times New Roman" w:hint="eastAsia"/>
          <w:lang w:val="en-GB"/>
        </w:rPr>
        <w:t>TSP</w:t>
      </w:r>
      <w:r>
        <w:rPr>
          <w:rFonts w:ascii="Times New Roman" w:hAnsi="Times New Roman" w:cs="Times New Roman" w:hint="eastAsia"/>
          <w:lang w:val="en-GB"/>
        </w:rPr>
        <w:t>注销指令，对蓝牙钥匙进行注销</w:t>
      </w:r>
    </w:p>
    <w:p w14:paraId="17413AA8" w14:textId="15DBA713" w:rsidR="00CD6407" w:rsidRPr="00B43077" w:rsidRDefault="009E5A97" w:rsidP="00CD6407">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3C73FCD9" w14:textId="0798183A" w:rsidR="00CD6407" w:rsidRPr="00B43077" w:rsidRDefault="00AB6D9B" w:rsidP="00CD6407">
      <w:pPr>
        <w:jc w:val="center"/>
        <w:rPr>
          <w:rFonts w:ascii="Times New Roman" w:hAnsi="Times New Roman" w:cs="Times New Roman"/>
          <w:lang w:val="en-GB"/>
        </w:rPr>
      </w:pPr>
      <w:r>
        <w:object w:dxaOrig="8956" w:dyaOrig="7381" w14:anchorId="14243609">
          <v:shape id="_x0000_i1047" type="#_x0000_t75" style="width:397.5pt;height:327.75pt" o:ole="">
            <v:imagedata r:id="rId60" o:title=""/>
          </v:shape>
          <o:OLEObject Type="Embed" ProgID="Visio.Drawing.15" ShapeID="_x0000_i1047" DrawAspect="Content" ObjectID="_1652536892" r:id="rId61"/>
        </w:object>
      </w:r>
    </w:p>
    <w:p w14:paraId="48B7E50D" w14:textId="77777777" w:rsidR="00CD6407" w:rsidRDefault="00CD6407" w:rsidP="00CD6407">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5A2FC41F" w14:textId="4B332DCA" w:rsidR="00CD6407" w:rsidRPr="006B2F97" w:rsidRDefault="00AB6D9B" w:rsidP="006B2F97">
      <w:pPr>
        <w:pStyle w:val="af5"/>
        <w:numPr>
          <w:ilvl w:val="0"/>
          <w:numId w:val="31"/>
        </w:numPr>
        <w:ind w:firstLineChars="0"/>
        <w:rPr>
          <w:rFonts w:ascii="Times New Roman" w:hAnsi="Times New Roman" w:cs="Times New Roman"/>
          <w:lang w:val="en-GB"/>
        </w:rPr>
      </w:pPr>
      <w:r>
        <w:rPr>
          <w:rFonts w:ascii="Times New Roman" w:hAnsi="Times New Roman" w:cs="Times New Roman" w:hint="eastAsia"/>
          <w:lang w:val="en-GB"/>
        </w:rPr>
        <w:t>车端蓝牙模块需对接收到的注销指令进行验证</w:t>
      </w:r>
    </w:p>
    <w:p w14:paraId="7583B1C0" w14:textId="5DECD62E" w:rsidR="00CD6407" w:rsidRDefault="00CD6407" w:rsidP="00AB6D9B">
      <w:pPr>
        <w:pStyle w:val="af5"/>
        <w:numPr>
          <w:ilvl w:val="0"/>
          <w:numId w:val="31"/>
        </w:numPr>
        <w:ind w:firstLineChars="0"/>
        <w:rPr>
          <w:rFonts w:ascii="Times New Roman" w:hAnsi="Times New Roman" w:cs="Times New Roman"/>
          <w:lang w:val="en-GB"/>
        </w:rPr>
      </w:pPr>
      <w:r w:rsidRPr="00245B2D">
        <w:rPr>
          <w:rFonts w:ascii="Times New Roman" w:hAnsi="Times New Roman" w:cs="Times New Roman"/>
          <w:lang w:val="en-GB"/>
        </w:rPr>
        <w:t>验证通过后，</w:t>
      </w:r>
      <w:r w:rsidR="006B2F97">
        <w:rPr>
          <w:rFonts w:ascii="Times New Roman" w:hAnsi="Times New Roman" w:cs="Times New Roman" w:hint="eastAsia"/>
          <w:lang w:val="en-GB"/>
        </w:rPr>
        <w:t>注销对应的蓝牙钥匙</w:t>
      </w:r>
    </w:p>
    <w:p w14:paraId="44412301" w14:textId="6D4D143E" w:rsidR="00CD6407" w:rsidRDefault="006B2F97" w:rsidP="006B2F97">
      <w:pPr>
        <w:pStyle w:val="af5"/>
        <w:numPr>
          <w:ilvl w:val="0"/>
          <w:numId w:val="31"/>
        </w:numPr>
        <w:ind w:firstLineChars="0"/>
        <w:rPr>
          <w:rFonts w:ascii="Times New Roman" w:hAnsi="Times New Roman" w:cs="Times New Roman"/>
          <w:lang w:val="en-GB"/>
        </w:rPr>
      </w:pPr>
      <w:r>
        <w:rPr>
          <w:rFonts w:ascii="Times New Roman" w:hAnsi="Times New Roman" w:cs="Times New Roman" w:hint="eastAsia"/>
          <w:lang w:val="en-GB"/>
        </w:rPr>
        <w:t>注销完成后向</w:t>
      </w:r>
      <w:r>
        <w:rPr>
          <w:rFonts w:ascii="Times New Roman" w:hAnsi="Times New Roman" w:cs="Times New Roman" w:hint="eastAsia"/>
          <w:lang w:val="en-GB"/>
        </w:rPr>
        <w:t>TSP</w:t>
      </w:r>
      <w:r>
        <w:rPr>
          <w:rFonts w:ascii="Times New Roman" w:hAnsi="Times New Roman" w:cs="Times New Roman" w:hint="eastAsia"/>
          <w:lang w:val="en-GB"/>
        </w:rPr>
        <w:t>平台上传注销结果，用于蓝牙钥匙状态同步</w:t>
      </w:r>
    </w:p>
    <w:p w14:paraId="410E8642" w14:textId="5F3CB4EC" w:rsidR="00BD10D9" w:rsidRDefault="00BD10D9" w:rsidP="006B2F97">
      <w:pPr>
        <w:pStyle w:val="af5"/>
        <w:numPr>
          <w:ilvl w:val="0"/>
          <w:numId w:val="31"/>
        </w:numPr>
        <w:ind w:firstLineChars="0"/>
        <w:rPr>
          <w:rFonts w:ascii="Times New Roman" w:hAnsi="Times New Roman" w:cs="Times New Roman"/>
          <w:lang w:val="en-GB"/>
        </w:rPr>
      </w:pPr>
      <w:r>
        <w:rPr>
          <w:rFonts w:ascii="Times New Roman" w:hAnsi="Times New Roman" w:cs="Times New Roman" w:hint="eastAsia"/>
          <w:lang w:val="en-GB"/>
        </w:rPr>
        <w:t>当授权人和车辆均未接入网络时，需支持车主通过蓝牙通道从手机</w:t>
      </w:r>
      <w:r>
        <w:rPr>
          <w:rFonts w:ascii="Times New Roman" w:hAnsi="Times New Roman" w:cs="Times New Roman" w:hint="eastAsia"/>
          <w:lang w:val="en-GB"/>
        </w:rPr>
        <w:t>APP</w:t>
      </w:r>
      <w:r>
        <w:rPr>
          <w:rFonts w:ascii="Times New Roman" w:hAnsi="Times New Roman" w:cs="Times New Roman" w:hint="eastAsia"/>
          <w:lang w:val="en-GB"/>
        </w:rPr>
        <w:t>向车端蓝牙模块下发注销指令</w:t>
      </w:r>
      <w:r>
        <w:rPr>
          <w:rFonts w:ascii="Times New Roman" w:hAnsi="Times New Roman" w:cs="Times New Roman"/>
          <w:lang w:val="en-GB"/>
        </w:rPr>
        <w:t xml:space="preserve"> </w:t>
      </w:r>
    </w:p>
    <w:p w14:paraId="2F8E7387" w14:textId="77777777" w:rsidR="00BD10D9" w:rsidRPr="008368CF" w:rsidRDefault="00BD10D9" w:rsidP="00BD10D9">
      <w:pPr>
        <w:pStyle w:val="af5"/>
        <w:numPr>
          <w:ilvl w:val="0"/>
          <w:numId w:val="31"/>
        </w:numPr>
        <w:ind w:firstLineChars="0"/>
        <w:rPr>
          <w:rFonts w:ascii="Times New Roman" w:hAnsi="Times New Roman" w:cs="Times New Roman"/>
          <w:lang w:val="en-GB"/>
        </w:rPr>
      </w:pPr>
      <w:r w:rsidRPr="008368CF">
        <w:rPr>
          <w:rFonts w:ascii="Times New Roman" w:hAnsi="Times New Roman" w:cs="Times New Roman" w:hint="eastAsia"/>
          <w:lang w:val="en-GB"/>
        </w:rPr>
        <w:t>钥匙在注销时</w:t>
      </w:r>
      <w:r>
        <w:rPr>
          <w:rFonts w:ascii="Times New Roman" w:hAnsi="Times New Roman" w:cs="Times New Roman" w:hint="eastAsia"/>
          <w:lang w:val="en-GB"/>
        </w:rPr>
        <w:t>被授权人</w:t>
      </w:r>
      <w:r w:rsidRPr="008368CF">
        <w:rPr>
          <w:rFonts w:ascii="Times New Roman" w:hAnsi="Times New Roman" w:cs="Times New Roman" w:hint="eastAsia"/>
          <w:lang w:val="en-GB"/>
        </w:rPr>
        <w:t>手机</w:t>
      </w:r>
      <w:r w:rsidRPr="008368CF">
        <w:rPr>
          <w:rFonts w:ascii="Times New Roman" w:hAnsi="Times New Roman" w:cs="Times New Roman" w:hint="eastAsia"/>
          <w:lang w:val="en-GB"/>
        </w:rPr>
        <w:t>APP</w:t>
      </w:r>
      <w:r w:rsidRPr="008368CF">
        <w:rPr>
          <w:rFonts w:ascii="Times New Roman" w:hAnsi="Times New Roman" w:cs="Times New Roman" w:hint="eastAsia"/>
          <w:lang w:val="en-GB"/>
        </w:rPr>
        <w:t>需检测蓝牙钥匙使用状态，若正在使用中，应</w:t>
      </w:r>
      <w:r>
        <w:rPr>
          <w:rFonts w:ascii="Times New Roman" w:hAnsi="Times New Roman" w:cs="Times New Roman" w:hint="eastAsia"/>
          <w:lang w:val="en-GB"/>
        </w:rPr>
        <w:t>等待</w:t>
      </w:r>
      <w:r w:rsidRPr="008368CF">
        <w:rPr>
          <w:rFonts w:ascii="Times New Roman" w:hAnsi="Times New Roman" w:cs="Times New Roman" w:hint="eastAsia"/>
          <w:lang w:val="en-GB"/>
        </w:rPr>
        <w:t>车辆熄火，门窗</w:t>
      </w:r>
      <w:r>
        <w:rPr>
          <w:rFonts w:ascii="Times New Roman" w:hAnsi="Times New Roman" w:cs="Times New Roman" w:hint="eastAsia"/>
          <w:lang w:val="en-GB"/>
        </w:rPr>
        <w:t>锁定，结束使用</w:t>
      </w:r>
      <w:r w:rsidRPr="008368CF">
        <w:rPr>
          <w:rFonts w:ascii="Times New Roman" w:hAnsi="Times New Roman" w:cs="Times New Roman" w:hint="eastAsia"/>
          <w:lang w:val="en-GB"/>
        </w:rPr>
        <w:t>后执行注销</w:t>
      </w:r>
    </w:p>
    <w:p w14:paraId="5C89DA74" w14:textId="77777777" w:rsidR="00BD10D9" w:rsidRPr="006B2F97" w:rsidRDefault="00BD10D9" w:rsidP="00BD10D9">
      <w:pPr>
        <w:pStyle w:val="af5"/>
        <w:ind w:left="900" w:firstLineChars="0" w:firstLine="0"/>
        <w:rPr>
          <w:rFonts w:ascii="Times New Roman" w:hAnsi="Times New Roman" w:cs="Times New Roman"/>
          <w:lang w:val="en-GB"/>
        </w:rPr>
      </w:pPr>
    </w:p>
    <w:p w14:paraId="11E8BBED" w14:textId="77777777" w:rsidR="00CD6407" w:rsidRPr="00B43077" w:rsidRDefault="00CD6407" w:rsidP="00CD6407">
      <w:pPr>
        <w:pStyle w:val="4"/>
        <w:rPr>
          <w:rFonts w:ascii="Times New Roman" w:eastAsia="宋体" w:hAnsi="Times New Roman"/>
          <w:lang w:eastAsia="zh-CN"/>
        </w:rPr>
      </w:pPr>
      <w:bookmarkStart w:id="360" w:name="_Toc39649764"/>
      <w:r w:rsidRPr="00B43077">
        <w:rPr>
          <w:rFonts w:ascii="Times New Roman" w:eastAsia="宋体" w:hAnsi="Times New Roman"/>
          <w:lang w:eastAsia="zh-CN"/>
        </w:rPr>
        <w:t>到期自动注销</w:t>
      </w:r>
      <w:bookmarkEnd w:id="360"/>
    </w:p>
    <w:p w14:paraId="287E2F6B" w14:textId="77777777" w:rsidR="00CD6407" w:rsidRPr="00B43077" w:rsidRDefault="00CD6407" w:rsidP="00CD6407">
      <w:pPr>
        <w:rPr>
          <w:rFonts w:ascii="Times New Roman" w:hAnsi="Times New Roman" w:cs="Times New Roman"/>
          <w:lang w:val="en-GB"/>
        </w:rPr>
      </w:pPr>
      <w:r w:rsidRPr="00B43077">
        <w:rPr>
          <w:rFonts w:ascii="Times New Roman" w:hAnsi="Times New Roman" w:cs="Times New Roman"/>
          <w:lang w:val="en-GB"/>
        </w:rPr>
        <w:t>需求编号</w:t>
      </w:r>
    </w:p>
    <w:p w14:paraId="0BEDD7D1" w14:textId="77777777" w:rsidR="00CD6407" w:rsidRPr="00B43077" w:rsidRDefault="00CD6407" w:rsidP="00CD6407">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3E7D2C64" w14:textId="77777777" w:rsidR="00CD6407" w:rsidRPr="00B43077" w:rsidRDefault="00CD6407" w:rsidP="00CD6407">
      <w:pPr>
        <w:ind w:firstLineChars="200" w:firstLine="480"/>
        <w:rPr>
          <w:rFonts w:ascii="Times New Roman" w:hAnsi="Times New Roman" w:cs="Times New Roman"/>
          <w:lang w:val="en-GB"/>
        </w:rPr>
      </w:pPr>
      <w:r>
        <w:rPr>
          <w:rFonts w:ascii="Times New Roman" w:hAnsi="Times New Roman" w:cs="Times New Roman" w:hint="eastAsia"/>
          <w:lang w:val="en-GB"/>
        </w:rPr>
        <w:t>授权的蓝牙钥匙到有效期自动注销</w:t>
      </w:r>
    </w:p>
    <w:p w14:paraId="6886760D" w14:textId="77777777" w:rsidR="00CD6407" w:rsidRPr="00B43077" w:rsidRDefault="00CD6407" w:rsidP="00CD6407">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lastRenderedPageBreak/>
        <w:t>功能描述</w:t>
      </w:r>
    </w:p>
    <w:p w14:paraId="096BCED5" w14:textId="3893A439" w:rsidR="00CD6407" w:rsidRPr="00B43077" w:rsidRDefault="006B2F97" w:rsidP="00CD6407">
      <w:pPr>
        <w:ind w:firstLineChars="200" w:firstLine="480"/>
        <w:rPr>
          <w:rFonts w:ascii="Times New Roman" w:hAnsi="Times New Roman" w:cs="Times New Roman"/>
          <w:lang w:val="en-GB"/>
        </w:rPr>
      </w:pPr>
      <w:r>
        <w:rPr>
          <w:rFonts w:ascii="Times New Roman" w:hAnsi="Times New Roman" w:cs="Times New Roman" w:hint="eastAsia"/>
          <w:lang w:val="en-GB"/>
        </w:rPr>
        <w:t>车端蓝牙模块监测到蓝牙钥匙过期，自动对其进行注销</w:t>
      </w:r>
    </w:p>
    <w:p w14:paraId="07EA6965" w14:textId="2DA8DAA0" w:rsidR="00CD6407" w:rsidRPr="00B43077" w:rsidRDefault="009E5A97" w:rsidP="00CD6407">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46D9FB04" w14:textId="2A3207D8" w:rsidR="00CD6407" w:rsidRPr="00B43077" w:rsidRDefault="006B2F97" w:rsidP="00CD6407">
      <w:pPr>
        <w:jc w:val="center"/>
        <w:rPr>
          <w:rFonts w:ascii="Times New Roman" w:hAnsi="Times New Roman" w:cs="Times New Roman"/>
          <w:lang w:val="en-GB"/>
        </w:rPr>
      </w:pPr>
      <w:r>
        <w:object w:dxaOrig="8596" w:dyaOrig="5611" w14:anchorId="1402786F">
          <v:shape id="_x0000_i1048" type="#_x0000_t75" style="width:369.75pt;height:241.5pt" o:ole="">
            <v:imagedata r:id="rId62" o:title=""/>
          </v:shape>
          <o:OLEObject Type="Embed" ProgID="Visio.Drawing.15" ShapeID="_x0000_i1048" DrawAspect="Content" ObjectID="_1652536893" r:id="rId63"/>
        </w:object>
      </w:r>
    </w:p>
    <w:p w14:paraId="337FB28D" w14:textId="77777777" w:rsidR="00CD6407" w:rsidRPr="00B43077" w:rsidRDefault="00CD6407" w:rsidP="00CD6407">
      <w:pPr>
        <w:rPr>
          <w:rFonts w:ascii="Times New Roman" w:hAnsi="Times New Roman" w:cs="Times New Roman"/>
          <w:lang w:val="en-GB"/>
        </w:rPr>
      </w:pPr>
    </w:p>
    <w:p w14:paraId="44F1ACDB" w14:textId="77777777" w:rsidR="00CD6407" w:rsidRDefault="00CD6407" w:rsidP="00CD6407">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06811B0A" w14:textId="7FBB182D" w:rsidR="00CD6407" w:rsidRPr="00EE3EE8" w:rsidRDefault="006B2F97" w:rsidP="006B2F97">
      <w:pPr>
        <w:pStyle w:val="af5"/>
        <w:numPr>
          <w:ilvl w:val="0"/>
          <w:numId w:val="32"/>
        </w:numPr>
        <w:ind w:firstLineChars="0"/>
        <w:rPr>
          <w:rFonts w:ascii="Times New Roman" w:hAnsi="Times New Roman" w:cs="Times New Roman"/>
          <w:lang w:val="en-GB"/>
        </w:rPr>
      </w:pPr>
      <w:r>
        <w:rPr>
          <w:rFonts w:ascii="Times New Roman" w:hAnsi="Times New Roman" w:cs="Times New Roman" w:hint="eastAsia"/>
          <w:lang w:val="en-GB"/>
        </w:rPr>
        <w:t>蓝牙模块</w:t>
      </w:r>
      <w:r w:rsidR="00CD6407" w:rsidRPr="00EE3EE8">
        <w:rPr>
          <w:rFonts w:ascii="Times New Roman" w:hAnsi="Times New Roman" w:cs="Times New Roman" w:hint="eastAsia"/>
          <w:lang w:val="en-GB"/>
        </w:rPr>
        <w:t>检测到蓝牙钥匙有效期到期</w:t>
      </w:r>
      <w:del w:id="361" w:author="凯宇" w:date="2020-05-18T17:29:00Z">
        <w:r w:rsidR="00CD6407" w:rsidRPr="00EE3EE8" w:rsidDel="00C14A02">
          <w:rPr>
            <w:rFonts w:ascii="Times New Roman" w:hAnsi="Times New Roman" w:cs="Times New Roman" w:hint="eastAsia"/>
            <w:lang w:val="en-GB"/>
          </w:rPr>
          <w:delText>或</w:delText>
        </w:r>
        <w:commentRangeStart w:id="362"/>
        <w:commentRangeStart w:id="363"/>
        <w:r w:rsidR="00CD6407" w:rsidRPr="00EE3EE8" w:rsidDel="00C14A02">
          <w:rPr>
            <w:rFonts w:ascii="Times New Roman" w:hAnsi="Times New Roman" w:cs="Times New Roman" w:hint="eastAsia"/>
            <w:lang w:val="en-GB"/>
          </w:rPr>
          <w:delText>使用次数用完（车辆完成一次解锁上锁循环记一次使用次数）</w:delText>
        </w:r>
      </w:del>
      <w:r w:rsidR="00CD6407" w:rsidRPr="00EE3EE8">
        <w:rPr>
          <w:rFonts w:ascii="Times New Roman" w:hAnsi="Times New Roman" w:cs="Times New Roman" w:hint="eastAsia"/>
          <w:lang w:val="en-GB"/>
        </w:rPr>
        <w:t>，</w:t>
      </w:r>
      <w:commentRangeEnd w:id="362"/>
      <w:r w:rsidR="00B9437D">
        <w:rPr>
          <w:rStyle w:val="af7"/>
        </w:rPr>
        <w:commentReference w:id="362"/>
      </w:r>
      <w:commentRangeEnd w:id="363"/>
      <w:r w:rsidR="00C20922">
        <w:rPr>
          <w:rStyle w:val="af7"/>
        </w:rPr>
        <w:commentReference w:id="363"/>
      </w:r>
      <w:r w:rsidR="00CD6407" w:rsidRPr="00EE3EE8">
        <w:rPr>
          <w:rFonts w:ascii="Times New Roman" w:hAnsi="Times New Roman" w:cs="Times New Roman" w:hint="eastAsia"/>
          <w:lang w:val="en-GB"/>
        </w:rPr>
        <w:t>自动对蓝牙钥匙进行注销</w:t>
      </w:r>
    </w:p>
    <w:p w14:paraId="21F6FB11" w14:textId="38656E40" w:rsidR="00CD6407" w:rsidRDefault="00CD6407" w:rsidP="006B2F97">
      <w:pPr>
        <w:pStyle w:val="af5"/>
        <w:numPr>
          <w:ilvl w:val="0"/>
          <w:numId w:val="32"/>
        </w:numPr>
        <w:ind w:firstLineChars="0"/>
        <w:rPr>
          <w:rFonts w:ascii="Times New Roman" w:hAnsi="Times New Roman" w:cs="Times New Roman"/>
          <w:lang w:val="en-GB"/>
        </w:rPr>
      </w:pPr>
      <w:r>
        <w:rPr>
          <w:rFonts w:ascii="Times New Roman" w:hAnsi="Times New Roman" w:cs="Times New Roman" w:hint="eastAsia"/>
          <w:lang w:val="en-GB"/>
        </w:rPr>
        <w:t>注销完成后</w:t>
      </w:r>
      <w:r w:rsidR="006B2F97">
        <w:rPr>
          <w:rFonts w:ascii="Times New Roman" w:hAnsi="Times New Roman" w:cs="Times New Roman" w:hint="eastAsia"/>
          <w:lang w:val="en-GB"/>
        </w:rPr>
        <w:t>蓝牙模块</w:t>
      </w:r>
      <w:r>
        <w:rPr>
          <w:rFonts w:ascii="Times New Roman" w:hAnsi="Times New Roman" w:cs="Times New Roman" w:hint="eastAsia"/>
          <w:lang w:val="en-GB"/>
        </w:rPr>
        <w:t>需向</w:t>
      </w:r>
      <w:r>
        <w:rPr>
          <w:rFonts w:ascii="Times New Roman" w:hAnsi="Times New Roman" w:cs="Times New Roman" w:hint="eastAsia"/>
          <w:lang w:val="en-GB"/>
        </w:rPr>
        <w:t>TSP</w:t>
      </w:r>
      <w:r>
        <w:rPr>
          <w:rFonts w:ascii="Times New Roman" w:hAnsi="Times New Roman" w:cs="Times New Roman" w:hint="eastAsia"/>
          <w:lang w:val="en-GB"/>
        </w:rPr>
        <w:t>上报钥匙注销完成信息，用于钥匙状态同步</w:t>
      </w:r>
    </w:p>
    <w:p w14:paraId="26436FB5" w14:textId="0FC522DB" w:rsidR="00003256" w:rsidRPr="00003256" w:rsidRDefault="00003256" w:rsidP="00003256">
      <w:pPr>
        <w:pStyle w:val="af5"/>
        <w:numPr>
          <w:ilvl w:val="0"/>
          <w:numId w:val="32"/>
        </w:numPr>
        <w:ind w:firstLineChars="0"/>
        <w:rPr>
          <w:rFonts w:ascii="Times New Roman" w:hAnsi="Times New Roman" w:cs="Times New Roman"/>
          <w:lang w:val="en-GB"/>
        </w:rPr>
      </w:pPr>
      <w:r>
        <w:rPr>
          <w:rFonts w:ascii="Times New Roman" w:hAnsi="Times New Roman" w:cs="Times New Roman" w:hint="eastAsia"/>
          <w:lang w:val="en-GB"/>
        </w:rPr>
        <w:t>钥匙在自动注销时</w:t>
      </w:r>
      <w:r w:rsidR="00B16655">
        <w:rPr>
          <w:rFonts w:ascii="Times New Roman" w:hAnsi="Times New Roman" w:cs="Times New Roman" w:hint="eastAsia"/>
          <w:lang w:val="en-GB"/>
        </w:rPr>
        <w:t>车端蓝牙模块</w:t>
      </w:r>
      <w:r>
        <w:rPr>
          <w:rFonts w:ascii="Times New Roman" w:hAnsi="Times New Roman" w:cs="Times New Roman" w:hint="eastAsia"/>
          <w:lang w:val="en-GB"/>
        </w:rPr>
        <w:t>需检测车辆状态，若车辆在使用中，则需等待车辆熄火，门窗锁定后执行注销</w:t>
      </w:r>
    </w:p>
    <w:p w14:paraId="1B477901" w14:textId="4B031909" w:rsidR="006D3E76" w:rsidRDefault="00CD6407" w:rsidP="006D3E76">
      <w:pPr>
        <w:pStyle w:val="3"/>
        <w:rPr>
          <w:rFonts w:ascii="Times New Roman" w:eastAsia="宋体" w:hAnsi="Times New Roman" w:cs="Times New Roman"/>
          <w:sz w:val="30"/>
          <w:szCs w:val="30"/>
          <w:lang w:eastAsia="zh-CN"/>
        </w:rPr>
      </w:pPr>
      <w:bookmarkStart w:id="364" w:name="_Toc39649765"/>
      <w:r>
        <w:rPr>
          <w:rFonts w:ascii="Times New Roman" w:eastAsia="宋体" w:hAnsi="Times New Roman" w:cs="Times New Roman" w:hint="eastAsia"/>
          <w:sz w:val="30"/>
          <w:szCs w:val="30"/>
          <w:lang w:eastAsia="zh-CN"/>
        </w:rPr>
        <w:t>蓝牙钥匙</w:t>
      </w:r>
      <w:r w:rsidR="006D3E76" w:rsidRPr="00B43077">
        <w:rPr>
          <w:rFonts w:ascii="Times New Roman" w:eastAsia="宋体" w:hAnsi="Times New Roman" w:cs="Times New Roman"/>
          <w:sz w:val="30"/>
          <w:szCs w:val="30"/>
          <w:lang w:eastAsia="zh-CN"/>
        </w:rPr>
        <w:t>更新</w:t>
      </w:r>
      <w:bookmarkEnd w:id="364"/>
    </w:p>
    <w:p w14:paraId="4BBC3546" w14:textId="77777777" w:rsidR="00C7409F" w:rsidRPr="00B43077" w:rsidRDefault="00C7409F" w:rsidP="00C7409F">
      <w:pPr>
        <w:pStyle w:val="4"/>
        <w:rPr>
          <w:rFonts w:ascii="Times New Roman" w:eastAsia="宋体" w:hAnsi="Times New Roman"/>
          <w:lang w:eastAsia="zh-CN"/>
        </w:rPr>
      </w:pPr>
      <w:bookmarkStart w:id="365" w:name="_Toc39649766"/>
      <w:r w:rsidRPr="00B43077">
        <w:rPr>
          <w:rFonts w:ascii="Times New Roman" w:eastAsia="宋体" w:hAnsi="Times New Roman"/>
          <w:lang w:eastAsia="zh-CN"/>
        </w:rPr>
        <w:t>蓝牙钥匙自动更新</w:t>
      </w:r>
      <w:bookmarkEnd w:id="365"/>
    </w:p>
    <w:p w14:paraId="0E548E28" w14:textId="77777777" w:rsidR="00C7409F" w:rsidRPr="00B43077" w:rsidRDefault="00C7409F" w:rsidP="00C7409F">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需求场景</w:t>
      </w:r>
    </w:p>
    <w:p w14:paraId="5CDE5232" w14:textId="77777777" w:rsidR="00C7409F" w:rsidRPr="00B43077" w:rsidRDefault="00C7409F" w:rsidP="00C7409F">
      <w:pPr>
        <w:ind w:firstLineChars="200" w:firstLine="480"/>
        <w:rPr>
          <w:rFonts w:ascii="Times New Roman" w:hAnsi="Times New Roman" w:cs="Times New Roman"/>
          <w:szCs w:val="24"/>
          <w:lang w:val="en-GB"/>
        </w:rPr>
      </w:pPr>
      <w:r>
        <w:rPr>
          <w:rFonts w:ascii="Times New Roman" w:hAnsi="Times New Roman" w:cs="Times New Roman" w:hint="eastAsia"/>
          <w:szCs w:val="24"/>
          <w:lang w:val="en-GB"/>
        </w:rPr>
        <w:t>为提高安全性，定期对蓝牙钥匙定期进行更新</w:t>
      </w:r>
    </w:p>
    <w:p w14:paraId="00F6CF38" w14:textId="77777777" w:rsidR="00C7409F" w:rsidRPr="00B43077" w:rsidRDefault="00C7409F" w:rsidP="00C7409F">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功能描述</w:t>
      </w:r>
    </w:p>
    <w:p w14:paraId="2AAB49CD" w14:textId="4F93CC6B" w:rsidR="00993101" w:rsidRPr="00B43077" w:rsidRDefault="00993101" w:rsidP="00993101">
      <w:pPr>
        <w:ind w:firstLineChars="200" w:firstLine="480"/>
        <w:rPr>
          <w:ins w:id="366" w:author="凯宇" w:date="2020-05-22T01:17:00Z"/>
          <w:rFonts w:ascii="Times New Roman" w:hAnsi="Times New Roman" w:cs="Times New Roman"/>
          <w:szCs w:val="24"/>
          <w:lang w:val="en-GB"/>
        </w:rPr>
      </w:pPr>
      <w:ins w:id="367" w:author="凯宇" w:date="2020-05-22T01:17:00Z">
        <w:r>
          <w:rPr>
            <w:rFonts w:ascii="Times New Roman" w:hAnsi="Times New Roman" w:cs="Times New Roman" w:hint="eastAsia"/>
            <w:szCs w:val="24"/>
            <w:lang w:val="en-GB"/>
          </w:rPr>
          <w:t>蓝牙模块接收到</w:t>
        </w:r>
        <w:r>
          <w:rPr>
            <w:rFonts w:ascii="Times New Roman" w:hAnsi="Times New Roman" w:cs="Times New Roman" w:hint="eastAsia"/>
            <w:szCs w:val="24"/>
            <w:lang w:val="en-GB"/>
          </w:rPr>
          <w:t>TSP</w:t>
        </w:r>
        <w:r>
          <w:rPr>
            <w:rFonts w:ascii="Times New Roman" w:hAnsi="Times New Roman" w:cs="Times New Roman" w:hint="eastAsia"/>
            <w:szCs w:val="24"/>
            <w:lang w:val="en-GB"/>
          </w:rPr>
          <w:t>生成的新蓝牙钥匙，对蓝牙钥匙进行更新</w:t>
        </w:r>
      </w:ins>
    </w:p>
    <w:p w14:paraId="17785084" w14:textId="3197E14E" w:rsidR="00C7409F" w:rsidRPr="00B43077" w:rsidDel="00993101" w:rsidRDefault="00FD28D6" w:rsidP="00C7409F">
      <w:pPr>
        <w:ind w:firstLineChars="200" w:firstLine="480"/>
        <w:rPr>
          <w:del w:id="368" w:author="凯宇" w:date="2020-05-22T01:17:00Z"/>
          <w:rFonts w:ascii="Times New Roman" w:hAnsi="Times New Roman" w:cs="Times New Roman"/>
          <w:szCs w:val="24"/>
          <w:lang w:val="en-GB"/>
        </w:rPr>
      </w:pPr>
      <w:del w:id="369" w:author="凯宇" w:date="2020-05-22T01:17:00Z">
        <w:r w:rsidDel="00993101">
          <w:rPr>
            <w:rFonts w:ascii="Times New Roman" w:hAnsi="Times New Roman" w:cs="Times New Roman" w:hint="eastAsia"/>
            <w:szCs w:val="24"/>
            <w:lang w:val="en-GB"/>
          </w:rPr>
          <w:delText>蓝牙模块检测到钥匙需更新，向</w:delText>
        </w:r>
        <w:r w:rsidDel="00993101">
          <w:rPr>
            <w:rFonts w:ascii="Times New Roman" w:hAnsi="Times New Roman" w:cs="Times New Roman" w:hint="eastAsia"/>
            <w:szCs w:val="24"/>
            <w:lang w:val="en-GB"/>
          </w:rPr>
          <w:delText>TSP</w:delText>
        </w:r>
        <w:r w:rsidDel="00993101">
          <w:rPr>
            <w:rFonts w:ascii="Times New Roman" w:hAnsi="Times New Roman" w:cs="Times New Roman" w:hint="eastAsia"/>
            <w:szCs w:val="24"/>
            <w:lang w:val="en-GB"/>
          </w:rPr>
          <w:delText>发起更新请求，对钥匙进行更新</w:delText>
        </w:r>
      </w:del>
    </w:p>
    <w:p w14:paraId="7DB5A221" w14:textId="13843348" w:rsidR="00C7409F" w:rsidRPr="00B43077" w:rsidRDefault="009E5A97" w:rsidP="00C7409F">
      <w:pPr>
        <w:pStyle w:val="5"/>
        <w:rPr>
          <w:rFonts w:ascii="Times New Roman" w:eastAsia="宋体" w:hAnsi="Times New Roman"/>
          <w:i w:val="0"/>
          <w:iCs w:val="0"/>
          <w:sz w:val="24"/>
          <w:szCs w:val="24"/>
          <w:lang w:eastAsia="zh-CN"/>
        </w:rPr>
      </w:pPr>
      <w:r>
        <w:rPr>
          <w:rFonts w:ascii="Times New Roman" w:eastAsia="宋体" w:hAnsi="Times New Roman"/>
          <w:i w:val="0"/>
          <w:iCs w:val="0"/>
          <w:sz w:val="24"/>
          <w:szCs w:val="24"/>
          <w:lang w:eastAsia="zh-CN"/>
        </w:rPr>
        <w:t>业务流程图</w:t>
      </w:r>
    </w:p>
    <w:p w14:paraId="3C19D0F3" w14:textId="555C90D2" w:rsidR="00C7409F" w:rsidRPr="00B43077" w:rsidRDefault="00C7409F" w:rsidP="00C7409F">
      <w:pPr>
        <w:ind w:firstLineChars="200" w:firstLine="480"/>
        <w:jc w:val="center"/>
        <w:rPr>
          <w:rFonts w:ascii="Times New Roman" w:hAnsi="Times New Roman" w:cs="Times New Roman"/>
          <w:lang w:val="en-GB"/>
        </w:rPr>
      </w:pPr>
      <w:del w:id="370" w:author="凯宇" w:date="2020-05-22T00:21:00Z">
        <w:r w:rsidDel="00834AF5">
          <w:object w:dxaOrig="16831" w:dyaOrig="13336" w14:anchorId="15DFAD73">
            <v:shape id="_x0000_i1049" type="#_x0000_t75" style="width:442.5pt;height:350.25pt" o:ole="">
              <v:imagedata r:id="rId52" o:title=""/>
            </v:shape>
            <o:OLEObject Type="Embed" ProgID="Visio.Drawing.15" ShapeID="_x0000_i1049" DrawAspect="Content" ObjectID="_1652536894" r:id="rId64"/>
          </w:object>
        </w:r>
      </w:del>
      <w:ins w:id="371" w:author="凯宇" w:date="2020-05-22T00:21:00Z">
        <w:r w:rsidR="00834AF5">
          <w:object w:dxaOrig="16846" w:dyaOrig="11400" w14:anchorId="65C4F041">
            <v:shape id="_x0000_i1050" type="#_x0000_t75" style="width:467.25pt;height:316.5pt" o:ole="">
              <v:imagedata r:id="rId65" o:title=""/>
            </v:shape>
            <o:OLEObject Type="Embed" ProgID="Visio.Drawing.15" ShapeID="_x0000_i1050" DrawAspect="Content" ObjectID="_1652536895" r:id="rId66"/>
          </w:object>
        </w:r>
      </w:ins>
    </w:p>
    <w:p w14:paraId="4571CD5F" w14:textId="77777777" w:rsidR="00C7409F" w:rsidRPr="00B43077" w:rsidRDefault="00C7409F" w:rsidP="00C7409F">
      <w:pPr>
        <w:pStyle w:val="5"/>
        <w:rPr>
          <w:rFonts w:ascii="Times New Roman" w:eastAsia="宋体" w:hAnsi="Times New Roman"/>
          <w:i w:val="0"/>
          <w:iCs w:val="0"/>
          <w:sz w:val="24"/>
          <w:szCs w:val="24"/>
          <w:lang w:eastAsia="zh-CN"/>
        </w:rPr>
      </w:pPr>
      <w:r w:rsidRPr="00B43077">
        <w:rPr>
          <w:rFonts w:ascii="Times New Roman" w:eastAsia="宋体" w:hAnsi="Times New Roman"/>
          <w:i w:val="0"/>
          <w:iCs w:val="0"/>
          <w:sz w:val="24"/>
          <w:szCs w:val="24"/>
          <w:lang w:eastAsia="zh-CN"/>
        </w:rPr>
        <w:t>需求描述</w:t>
      </w:r>
    </w:p>
    <w:p w14:paraId="39E0A036" w14:textId="4D4A49D3" w:rsidR="00C7409F" w:rsidDel="00993101" w:rsidRDefault="00FD28D6" w:rsidP="00FD28D6">
      <w:pPr>
        <w:pStyle w:val="af5"/>
        <w:numPr>
          <w:ilvl w:val="0"/>
          <w:numId w:val="33"/>
        </w:numPr>
        <w:spacing w:line="276" w:lineRule="auto"/>
        <w:ind w:firstLineChars="0"/>
        <w:rPr>
          <w:del w:id="372" w:author="凯宇" w:date="2020-05-22T01:18:00Z"/>
          <w:rFonts w:ascii="Times New Roman" w:hAnsi="Times New Roman" w:cs="Times New Roman"/>
          <w:szCs w:val="24"/>
        </w:rPr>
      </w:pPr>
      <w:del w:id="373" w:author="凯宇" w:date="2020-05-22T01:18:00Z">
        <w:r w:rsidDel="00993101">
          <w:rPr>
            <w:rFonts w:ascii="Times New Roman" w:hAnsi="Times New Roman" w:cs="Times New Roman" w:hint="eastAsia"/>
            <w:szCs w:val="24"/>
          </w:rPr>
          <w:delText>蓝牙模块检测要钥匙需要更新向</w:delText>
        </w:r>
        <w:commentRangeStart w:id="374"/>
        <w:r w:rsidDel="00993101">
          <w:rPr>
            <w:rFonts w:ascii="Times New Roman" w:hAnsi="Times New Roman" w:cs="Times New Roman" w:hint="eastAsia"/>
            <w:szCs w:val="24"/>
          </w:rPr>
          <w:delText>TSP</w:delText>
        </w:r>
        <w:commentRangeEnd w:id="374"/>
        <w:r w:rsidR="005B1490" w:rsidDel="00993101">
          <w:rPr>
            <w:rStyle w:val="af7"/>
          </w:rPr>
          <w:commentReference w:id="374"/>
        </w:r>
        <w:r w:rsidDel="00993101">
          <w:rPr>
            <w:rFonts w:ascii="Times New Roman" w:hAnsi="Times New Roman" w:cs="Times New Roman" w:hint="eastAsia"/>
            <w:szCs w:val="24"/>
          </w:rPr>
          <w:delText>发送更新请求</w:delText>
        </w:r>
      </w:del>
    </w:p>
    <w:p w14:paraId="78356200" w14:textId="7CFD700E" w:rsidR="00FD28D6" w:rsidRPr="00B35EA2" w:rsidDel="00993101" w:rsidRDefault="00FD28D6" w:rsidP="00FD28D6">
      <w:pPr>
        <w:pStyle w:val="af5"/>
        <w:numPr>
          <w:ilvl w:val="0"/>
          <w:numId w:val="33"/>
        </w:numPr>
        <w:spacing w:line="276" w:lineRule="auto"/>
        <w:ind w:firstLineChars="0"/>
        <w:rPr>
          <w:del w:id="375" w:author="凯宇" w:date="2020-05-22T01:19:00Z"/>
          <w:rFonts w:ascii="Times New Roman" w:hAnsi="Times New Roman" w:cs="Times New Roman"/>
          <w:szCs w:val="24"/>
        </w:rPr>
      </w:pPr>
      <w:bookmarkStart w:id="376" w:name="_Hlk39543391"/>
      <w:del w:id="377" w:author="凯宇" w:date="2020-05-22T01:19:00Z">
        <w:r w:rsidDel="00993101">
          <w:rPr>
            <w:rFonts w:ascii="Times New Roman" w:hAnsi="Times New Roman" w:cs="Times New Roman" w:hint="eastAsia"/>
            <w:szCs w:val="24"/>
          </w:rPr>
          <w:delText>蓝牙模块需与</w:delText>
        </w:r>
        <w:r w:rsidDel="00993101">
          <w:rPr>
            <w:rFonts w:ascii="Times New Roman" w:hAnsi="Times New Roman" w:cs="Times New Roman" w:hint="eastAsia"/>
            <w:szCs w:val="24"/>
          </w:rPr>
          <w:delText>TSP</w:delText>
        </w:r>
        <w:r w:rsidDel="00993101">
          <w:rPr>
            <w:rFonts w:ascii="Times New Roman" w:hAnsi="Times New Roman" w:cs="Times New Roman" w:hint="eastAsia"/>
            <w:szCs w:val="24"/>
          </w:rPr>
          <w:delText>建立安全连接，并对更新信息进行加密处理</w:delText>
        </w:r>
      </w:del>
    </w:p>
    <w:p w14:paraId="796F0444" w14:textId="4C0CA0EA" w:rsidR="00C7409F" w:rsidRDefault="00FD28D6" w:rsidP="00FD28D6">
      <w:pPr>
        <w:pStyle w:val="af5"/>
        <w:numPr>
          <w:ilvl w:val="0"/>
          <w:numId w:val="33"/>
        </w:numPr>
        <w:spacing w:line="276" w:lineRule="auto"/>
        <w:ind w:firstLineChars="0"/>
        <w:rPr>
          <w:rFonts w:ascii="Times New Roman" w:hAnsi="Times New Roman" w:cs="Times New Roman"/>
          <w:szCs w:val="24"/>
        </w:rPr>
      </w:pPr>
      <w:r>
        <w:rPr>
          <w:rFonts w:ascii="Times New Roman" w:hAnsi="Times New Roman" w:cs="Times New Roman" w:hint="eastAsia"/>
          <w:szCs w:val="24"/>
        </w:rPr>
        <w:t>蓝牙模块接收到</w:t>
      </w:r>
      <w:ins w:id="378" w:author="凯宇" w:date="2020-05-22T08:33:00Z">
        <w:r w:rsidR="00C20922">
          <w:rPr>
            <w:rFonts w:ascii="Times New Roman" w:hAnsi="Times New Roman" w:cs="Times New Roman" w:hint="eastAsia"/>
            <w:szCs w:val="24"/>
          </w:rPr>
          <w:t>TSP</w:t>
        </w:r>
        <w:r w:rsidR="00C20922">
          <w:rPr>
            <w:rFonts w:ascii="Times New Roman" w:hAnsi="Times New Roman" w:cs="Times New Roman" w:hint="eastAsia"/>
            <w:szCs w:val="24"/>
          </w:rPr>
          <w:t>下发的</w:t>
        </w:r>
      </w:ins>
      <w:r>
        <w:rPr>
          <w:rFonts w:ascii="Times New Roman" w:hAnsi="Times New Roman" w:cs="Times New Roman" w:hint="eastAsia"/>
          <w:szCs w:val="24"/>
        </w:rPr>
        <w:t>新蓝牙钥匙需对其进行</w:t>
      </w:r>
      <w:commentRangeStart w:id="379"/>
      <w:r>
        <w:rPr>
          <w:rFonts w:ascii="Times New Roman" w:hAnsi="Times New Roman" w:cs="Times New Roman" w:hint="eastAsia"/>
          <w:szCs w:val="24"/>
        </w:rPr>
        <w:t>验证</w:t>
      </w:r>
      <w:commentRangeEnd w:id="379"/>
      <w:r w:rsidR="00C20922">
        <w:rPr>
          <w:rStyle w:val="af7"/>
        </w:rPr>
        <w:commentReference w:id="379"/>
      </w:r>
    </w:p>
    <w:p w14:paraId="33039DF0" w14:textId="78A9D3A6" w:rsidR="00C7409F" w:rsidRDefault="00FD28D6" w:rsidP="00FD28D6">
      <w:pPr>
        <w:pStyle w:val="af5"/>
        <w:numPr>
          <w:ilvl w:val="0"/>
          <w:numId w:val="33"/>
        </w:numPr>
        <w:spacing w:line="276" w:lineRule="auto"/>
        <w:ind w:firstLineChars="0"/>
        <w:rPr>
          <w:ins w:id="380" w:author="凯宇" w:date="2020-05-22T01:19:00Z"/>
          <w:rFonts w:ascii="Times New Roman" w:hAnsi="Times New Roman" w:cs="Times New Roman"/>
          <w:szCs w:val="24"/>
        </w:rPr>
      </w:pPr>
      <w:r>
        <w:rPr>
          <w:rFonts w:ascii="Times New Roman" w:hAnsi="Times New Roman" w:cs="Times New Roman" w:hint="eastAsia"/>
          <w:szCs w:val="24"/>
        </w:rPr>
        <w:t>验证完成后使用新蓝牙钥匙替换旧蓝牙钥匙</w:t>
      </w:r>
      <w:r w:rsidR="00C7409F">
        <w:rPr>
          <w:rFonts w:ascii="Times New Roman" w:hAnsi="Times New Roman" w:cs="Times New Roman"/>
          <w:szCs w:val="24"/>
        </w:rPr>
        <w:t xml:space="preserve"> </w:t>
      </w:r>
    </w:p>
    <w:p w14:paraId="26297DFE" w14:textId="53876FDB" w:rsidR="00993101" w:rsidRPr="00993101" w:rsidRDefault="00993101">
      <w:pPr>
        <w:pStyle w:val="af5"/>
        <w:numPr>
          <w:ilvl w:val="0"/>
          <w:numId w:val="33"/>
        </w:numPr>
        <w:spacing w:line="276" w:lineRule="auto"/>
        <w:ind w:firstLineChars="0"/>
        <w:rPr>
          <w:rFonts w:ascii="Times New Roman" w:hAnsi="Times New Roman" w:cs="Times New Roman"/>
          <w:szCs w:val="24"/>
          <w:rPrChange w:id="381" w:author="凯宇" w:date="2020-05-22T01:19:00Z">
            <w:rPr/>
          </w:rPrChange>
        </w:rPr>
      </w:pPr>
      <w:ins w:id="382" w:author="凯宇" w:date="2020-05-22T01:19:00Z">
        <w:r>
          <w:rPr>
            <w:rFonts w:ascii="Times New Roman" w:hAnsi="Times New Roman" w:cs="Times New Roman" w:hint="eastAsia"/>
            <w:szCs w:val="24"/>
          </w:rPr>
          <w:t>更新完成后需向</w:t>
        </w:r>
        <w:r>
          <w:rPr>
            <w:rFonts w:ascii="Times New Roman" w:hAnsi="Times New Roman" w:cs="Times New Roman" w:hint="eastAsia"/>
            <w:szCs w:val="24"/>
          </w:rPr>
          <w:t>TSP</w:t>
        </w:r>
        <w:r>
          <w:rPr>
            <w:rFonts w:ascii="Times New Roman" w:hAnsi="Times New Roman" w:cs="Times New Roman" w:hint="eastAsia"/>
            <w:szCs w:val="24"/>
          </w:rPr>
          <w:t>上传钥匙更新状态，用于蓝牙钥匙状态同步</w:t>
        </w:r>
        <w:r>
          <w:rPr>
            <w:rFonts w:ascii="Times New Roman" w:hAnsi="Times New Roman" w:cs="Times New Roman"/>
            <w:szCs w:val="24"/>
          </w:rPr>
          <w:t xml:space="preserve"> </w:t>
        </w:r>
      </w:ins>
    </w:p>
    <w:p w14:paraId="37B8DD1E" w14:textId="3F46FBF9" w:rsidR="00BD10D9" w:rsidRPr="00BD10D9" w:rsidRDefault="00BD10D9" w:rsidP="00BD10D9">
      <w:pPr>
        <w:pStyle w:val="af5"/>
        <w:numPr>
          <w:ilvl w:val="0"/>
          <w:numId w:val="33"/>
        </w:numPr>
        <w:ind w:firstLineChars="0"/>
        <w:rPr>
          <w:rFonts w:ascii="Times New Roman" w:hAnsi="Times New Roman" w:cs="Times New Roman"/>
          <w:lang w:val="en-GB"/>
        </w:rPr>
      </w:pPr>
      <w:r w:rsidRPr="008368CF">
        <w:rPr>
          <w:rFonts w:ascii="Times New Roman" w:hAnsi="Times New Roman" w:cs="Times New Roman" w:hint="eastAsia"/>
          <w:lang w:val="en-GB"/>
        </w:rPr>
        <w:t>钥匙在</w:t>
      </w:r>
      <w:r>
        <w:rPr>
          <w:rFonts w:ascii="Times New Roman" w:hAnsi="Times New Roman" w:cs="Times New Roman" w:hint="eastAsia"/>
          <w:lang w:val="en-GB"/>
        </w:rPr>
        <w:t>更新</w:t>
      </w:r>
      <w:r w:rsidRPr="008368CF">
        <w:rPr>
          <w:rFonts w:ascii="Times New Roman" w:hAnsi="Times New Roman" w:cs="Times New Roman" w:hint="eastAsia"/>
          <w:lang w:val="en-GB"/>
        </w:rPr>
        <w:t>时</w:t>
      </w:r>
      <w:r>
        <w:rPr>
          <w:rFonts w:ascii="Times New Roman" w:hAnsi="Times New Roman" w:cs="Times New Roman" w:hint="eastAsia"/>
          <w:lang w:val="en-GB"/>
        </w:rPr>
        <w:t>车端蓝牙模块</w:t>
      </w:r>
      <w:r w:rsidRPr="008368CF">
        <w:rPr>
          <w:rFonts w:ascii="Times New Roman" w:hAnsi="Times New Roman" w:cs="Times New Roman" w:hint="eastAsia"/>
          <w:lang w:val="en-GB"/>
        </w:rPr>
        <w:t>需检测蓝牙钥匙使用状态，若正在使用中，应在车辆熄火，门窗</w:t>
      </w:r>
      <w:r>
        <w:rPr>
          <w:rFonts w:ascii="Times New Roman" w:hAnsi="Times New Roman" w:cs="Times New Roman" w:hint="eastAsia"/>
          <w:lang w:val="en-GB"/>
        </w:rPr>
        <w:t>锁定，结束使用</w:t>
      </w:r>
      <w:r w:rsidRPr="008368CF">
        <w:rPr>
          <w:rFonts w:ascii="Times New Roman" w:hAnsi="Times New Roman" w:cs="Times New Roman" w:hint="eastAsia"/>
          <w:lang w:val="en-GB"/>
        </w:rPr>
        <w:t>后才可执行</w:t>
      </w:r>
      <w:r>
        <w:rPr>
          <w:rFonts w:ascii="Times New Roman" w:hAnsi="Times New Roman" w:cs="Times New Roman" w:hint="eastAsia"/>
          <w:lang w:val="en-GB"/>
        </w:rPr>
        <w:t>更新</w:t>
      </w:r>
    </w:p>
    <w:p w14:paraId="7C2D2603" w14:textId="77777777" w:rsidR="0060288C" w:rsidRPr="00B43077" w:rsidRDefault="00C36AD4">
      <w:pPr>
        <w:pStyle w:val="1"/>
        <w:spacing w:line="360" w:lineRule="auto"/>
        <w:rPr>
          <w:rFonts w:ascii="Times New Roman" w:eastAsia="宋体" w:hAnsi="Times New Roman" w:cs="Times New Roman"/>
          <w:sz w:val="36"/>
          <w:szCs w:val="36"/>
        </w:rPr>
      </w:pPr>
      <w:bookmarkStart w:id="383" w:name="_Toc39649768"/>
      <w:bookmarkEnd w:id="376"/>
      <w:r w:rsidRPr="00B43077">
        <w:rPr>
          <w:rFonts w:ascii="Times New Roman" w:eastAsia="宋体" w:hAnsi="Times New Roman" w:cs="Times New Roman"/>
          <w:sz w:val="36"/>
          <w:szCs w:val="36"/>
          <w:lang w:eastAsia="zh-CN"/>
        </w:rPr>
        <w:t>产品非功能需求</w:t>
      </w:r>
      <w:bookmarkEnd w:id="383"/>
    </w:p>
    <w:p w14:paraId="6B183F6B" w14:textId="11E5E819" w:rsidR="0060288C" w:rsidRPr="00B43077" w:rsidRDefault="00CE5B74">
      <w:pPr>
        <w:pStyle w:val="2"/>
        <w:spacing w:line="360" w:lineRule="auto"/>
        <w:rPr>
          <w:rFonts w:ascii="Times New Roman" w:eastAsia="宋体" w:hAnsi="Times New Roman" w:cs="Times New Roman"/>
          <w:sz w:val="32"/>
          <w:szCs w:val="32"/>
          <w:lang w:val="en-US" w:eastAsia="zh-CN"/>
        </w:rPr>
      </w:pPr>
      <w:bookmarkStart w:id="384" w:name="_Toc39649769"/>
      <w:r>
        <w:rPr>
          <w:rFonts w:ascii="Times New Roman" w:eastAsia="宋体" w:hAnsi="Times New Roman" w:cs="Times New Roman" w:hint="eastAsia"/>
          <w:i w:val="0"/>
          <w:iCs w:val="0"/>
          <w:sz w:val="32"/>
          <w:szCs w:val="32"/>
          <w:lang w:val="en-US" w:eastAsia="zh-CN"/>
        </w:rPr>
        <w:t>灵活性需求</w:t>
      </w:r>
      <w:bookmarkEnd w:id="384"/>
    </w:p>
    <w:p w14:paraId="408B0E60" w14:textId="77777777" w:rsidR="00CE5B74" w:rsidRPr="00CE5B74" w:rsidRDefault="00CE5B74" w:rsidP="00CE5B74">
      <w:pPr>
        <w:spacing w:line="360" w:lineRule="auto"/>
        <w:ind w:left="425"/>
        <w:rPr>
          <w:rFonts w:ascii="Times New Roman" w:hAnsi="Times New Roman" w:cs="Times New Roman"/>
          <w:szCs w:val="24"/>
        </w:rPr>
      </w:pPr>
      <w:r w:rsidRPr="00CE5B74">
        <w:rPr>
          <w:rFonts w:ascii="Times New Roman" w:hAnsi="Times New Roman" w:cs="Times New Roman" w:hint="eastAsia"/>
          <w:szCs w:val="24"/>
        </w:rPr>
        <w:t>（</w:t>
      </w:r>
      <w:r w:rsidRPr="00CE5B74">
        <w:rPr>
          <w:rFonts w:ascii="Times New Roman" w:hAnsi="Times New Roman" w:cs="Times New Roman" w:hint="eastAsia"/>
          <w:szCs w:val="24"/>
        </w:rPr>
        <w:t>1</w:t>
      </w:r>
      <w:r w:rsidRPr="00CE5B74">
        <w:rPr>
          <w:rFonts w:ascii="Times New Roman" w:hAnsi="Times New Roman" w:cs="Times New Roman" w:hint="eastAsia"/>
          <w:szCs w:val="24"/>
        </w:rPr>
        <w:t>）可移植性</w:t>
      </w:r>
    </w:p>
    <w:p w14:paraId="31B352DD" w14:textId="77777777" w:rsidR="00CE5B74" w:rsidRPr="00CE5B74" w:rsidRDefault="00CE5B74" w:rsidP="00CE5B74">
      <w:pPr>
        <w:spacing w:line="360" w:lineRule="auto"/>
        <w:ind w:left="425" w:firstLineChars="200" w:firstLine="480"/>
        <w:rPr>
          <w:rFonts w:ascii="Times New Roman" w:hAnsi="Times New Roman" w:cs="Times New Roman"/>
          <w:szCs w:val="24"/>
        </w:rPr>
      </w:pPr>
      <w:r w:rsidRPr="00CE5B74">
        <w:rPr>
          <w:rFonts w:ascii="Times New Roman" w:hAnsi="Times New Roman" w:cs="Times New Roman" w:hint="eastAsia"/>
          <w:szCs w:val="24"/>
        </w:rPr>
        <w:lastRenderedPageBreak/>
        <w:t>应用软件满足平滑移植，即应用软件与硬件平台相对分离，应用软件可以自由运行在主流硬件平台的主流操作系统上。当硬件平台发生变更时，可不用重新购买相同功能的应用软件。</w:t>
      </w:r>
    </w:p>
    <w:p w14:paraId="477EC7E5" w14:textId="77777777" w:rsidR="00CE5B74" w:rsidRPr="00CE5B74" w:rsidRDefault="00CE5B74" w:rsidP="00CE5B74">
      <w:pPr>
        <w:spacing w:line="360" w:lineRule="auto"/>
        <w:ind w:left="425"/>
        <w:rPr>
          <w:rFonts w:ascii="Times New Roman" w:hAnsi="Times New Roman" w:cs="Times New Roman"/>
          <w:szCs w:val="24"/>
        </w:rPr>
      </w:pPr>
      <w:r w:rsidRPr="00CE5B74">
        <w:rPr>
          <w:rFonts w:ascii="Times New Roman" w:hAnsi="Times New Roman" w:cs="Times New Roman" w:hint="eastAsia"/>
          <w:szCs w:val="24"/>
        </w:rPr>
        <w:t>（</w:t>
      </w:r>
      <w:r w:rsidRPr="00CE5B74">
        <w:rPr>
          <w:rFonts w:ascii="Times New Roman" w:hAnsi="Times New Roman" w:cs="Times New Roman" w:hint="eastAsia"/>
          <w:szCs w:val="24"/>
        </w:rPr>
        <w:t>2</w:t>
      </w:r>
      <w:r w:rsidRPr="00CE5B74">
        <w:rPr>
          <w:rFonts w:ascii="Times New Roman" w:hAnsi="Times New Roman" w:cs="Times New Roman" w:hint="eastAsia"/>
          <w:szCs w:val="24"/>
        </w:rPr>
        <w:t>）灵活性</w:t>
      </w:r>
    </w:p>
    <w:p w14:paraId="65C76D56" w14:textId="77777777" w:rsidR="00CE5B74" w:rsidRPr="00CE5B74" w:rsidRDefault="00CE5B74" w:rsidP="00CE5B74">
      <w:pPr>
        <w:spacing w:line="360" w:lineRule="auto"/>
        <w:ind w:left="425" w:firstLineChars="200" w:firstLine="480"/>
        <w:rPr>
          <w:rFonts w:ascii="Times New Roman" w:hAnsi="Times New Roman" w:cs="Times New Roman"/>
          <w:szCs w:val="24"/>
        </w:rPr>
      </w:pPr>
      <w:r w:rsidRPr="00CE5B74">
        <w:rPr>
          <w:rFonts w:ascii="Times New Roman" w:hAnsi="Times New Roman" w:cs="Times New Roman" w:hint="eastAsia"/>
          <w:szCs w:val="24"/>
        </w:rPr>
        <w:t>应用软件应尽可能采用参数化、可配置的设计开发原则，保证在系统相关指标和业务流程、管理流程发生变化时，能够通过参数修改或程序配置灵活适应新的要求。</w:t>
      </w:r>
    </w:p>
    <w:p w14:paraId="2EBA7195" w14:textId="77777777" w:rsidR="00CE5B74" w:rsidRPr="00CE5B74" w:rsidRDefault="00CE5B74" w:rsidP="00CE5B74">
      <w:pPr>
        <w:spacing w:line="360" w:lineRule="auto"/>
        <w:ind w:left="425"/>
        <w:rPr>
          <w:rFonts w:ascii="Times New Roman" w:hAnsi="Times New Roman" w:cs="Times New Roman"/>
          <w:szCs w:val="24"/>
        </w:rPr>
      </w:pPr>
      <w:r w:rsidRPr="00CE5B74">
        <w:rPr>
          <w:rFonts w:ascii="Times New Roman" w:hAnsi="Times New Roman" w:cs="Times New Roman" w:hint="eastAsia"/>
          <w:szCs w:val="24"/>
        </w:rPr>
        <w:t>应用软件应具有良好的适应性，通过增加、修改系统配置，调整业务服务能力开放的数量和程度。灵活性提供通过接口层、连接层、会话层等多维度的管理将外部变化影响减少到最小。</w:t>
      </w:r>
    </w:p>
    <w:p w14:paraId="41A425D7" w14:textId="77777777" w:rsidR="00CE5B74" w:rsidRPr="00CE5B74" w:rsidRDefault="00CE5B74" w:rsidP="00CE5B74">
      <w:pPr>
        <w:spacing w:line="360" w:lineRule="auto"/>
        <w:ind w:left="425" w:firstLineChars="200" w:firstLine="480"/>
        <w:rPr>
          <w:rFonts w:ascii="Times New Roman" w:hAnsi="Times New Roman" w:cs="Times New Roman"/>
          <w:szCs w:val="24"/>
        </w:rPr>
      </w:pPr>
      <w:r w:rsidRPr="00CE5B74">
        <w:rPr>
          <w:rFonts w:ascii="Times New Roman" w:hAnsi="Times New Roman" w:cs="Times New Roman" w:hint="eastAsia"/>
          <w:szCs w:val="24"/>
        </w:rPr>
        <w:t>此外，系统能提供灵活的接口管理，实现与相关系统的接口集成，并能实现平台对外开放接口供其他系统调用。</w:t>
      </w:r>
    </w:p>
    <w:p w14:paraId="514C723C" w14:textId="77777777" w:rsidR="00CE5B74" w:rsidRPr="00CE5B74" w:rsidRDefault="00CE5B74" w:rsidP="00CE5B74">
      <w:pPr>
        <w:spacing w:line="360" w:lineRule="auto"/>
        <w:ind w:left="425"/>
        <w:rPr>
          <w:rFonts w:ascii="Times New Roman" w:hAnsi="Times New Roman" w:cs="Times New Roman"/>
          <w:szCs w:val="24"/>
        </w:rPr>
      </w:pPr>
      <w:r w:rsidRPr="00CE5B74">
        <w:rPr>
          <w:rFonts w:ascii="Times New Roman" w:hAnsi="Times New Roman" w:cs="Times New Roman" w:hint="eastAsia"/>
          <w:szCs w:val="24"/>
        </w:rPr>
        <w:t>（</w:t>
      </w:r>
      <w:r w:rsidRPr="00CE5B74">
        <w:rPr>
          <w:rFonts w:ascii="Times New Roman" w:hAnsi="Times New Roman" w:cs="Times New Roman" w:hint="eastAsia"/>
          <w:szCs w:val="24"/>
        </w:rPr>
        <w:t>3</w:t>
      </w:r>
      <w:r w:rsidRPr="00CE5B74">
        <w:rPr>
          <w:rFonts w:ascii="Times New Roman" w:hAnsi="Times New Roman" w:cs="Times New Roman" w:hint="eastAsia"/>
          <w:szCs w:val="24"/>
        </w:rPr>
        <w:t>）兼容性</w:t>
      </w:r>
    </w:p>
    <w:p w14:paraId="7CC74C6C" w14:textId="77777777" w:rsidR="00CE5B74" w:rsidRPr="00CE5B74" w:rsidRDefault="00CE5B74" w:rsidP="00CE5B74">
      <w:pPr>
        <w:spacing w:line="360" w:lineRule="auto"/>
        <w:ind w:left="425" w:firstLineChars="200" w:firstLine="480"/>
        <w:rPr>
          <w:rFonts w:ascii="Times New Roman" w:hAnsi="Times New Roman" w:cs="Times New Roman"/>
          <w:szCs w:val="24"/>
        </w:rPr>
      </w:pPr>
      <w:r w:rsidRPr="00CE5B74">
        <w:rPr>
          <w:rFonts w:ascii="Times New Roman" w:hAnsi="Times New Roman" w:cs="Times New Roman" w:hint="eastAsia"/>
          <w:szCs w:val="24"/>
        </w:rPr>
        <w:t>不同时期提供的同类软、硬件能够兼容。</w:t>
      </w:r>
    </w:p>
    <w:p w14:paraId="04CBC945" w14:textId="77777777" w:rsidR="00CE5B74" w:rsidRPr="00CE5B74" w:rsidRDefault="00CE5B74" w:rsidP="00CE5B74">
      <w:pPr>
        <w:spacing w:line="360" w:lineRule="auto"/>
        <w:ind w:left="425"/>
        <w:rPr>
          <w:rFonts w:ascii="Times New Roman" w:hAnsi="Times New Roman" w:cs="Times New Roman"/>
          <w:szCs w:val="24"/>
        </w:rPr>
      </w:pPr>
      <w:r w:rsidRPr="00CE5B74">
        <w:rPr>
          <w:rFonts w:ascii="Times New Roman" w:hAnsi="Times New Roman" w:cs="Times New Roman" w:hint="eastAsia"/>
          <w:szCs w:val="24"/>
        </w:rPr>
        <w:t>（</w:t>
      </w:r>
      <w:r w:rsidRPr="00CE5B74">
        <w:rPr>
          <w:rFonts w:ascii="Times New Roman" w:hAnsi="Times New Roman" w:cs="Times New Roman" w:hint="eastAsia"/>
          <w:szCs w:val="24"/>
        </w:rPr>
        <w:t>4</w:t>
      </w:r>
      <w:r w:rsidRPr="00CE5B74">
        <w:rPr>
          <w:rFonts w:ascii="Times New Roman" w:hAnsi="Times New Roman" w:cs="Times New Roman" w:hint="eastAsia"/>
          <w:szCs w:val="24"/>
        </w:rPr>
        <w:t>）模块化设计</w:t>
      </w:r>
    </w:p>
    <w:p w14:paraId="18F4FD43" w14:textId="77777777" w:rsidR="00CE5B74" w:rsidRPr="00CE5B74" w:rsidRDefault="00CE5B74" w:rsidP="00CE5B74">
      <w:pPr>
        <w:spacing w:line="360" w:lineRule="auto"/>
        <w:ind w:left="425" w:firstLineChars="200" w:firstLine="480"/>
        <w:rPr>
          <w:rFonts w:ascii="Times New Roman" w:hAnsi="Times New Roman" w:cs="Times New Roman"/>
          <w:szCs w:val="24"/>
        </w:rPr>
      </w:pPr>
      <w:r w:rsidRPr="00CE5B74">
        <w:rPr>
          <w:rFonts w:ascii="Times New Roman" w:hAnsi="Times New Roman" w:cs="Times New Roman" w:hint="eastAsia"/>
          <w:szCs w:val="24"/>
        </w:rPr>
        <w:t>要求软件采用分层的模块化结构，模块之间的通信应按规定接口进行。任何一层的任何一个模块的维护和更新以及新模块的追加都不应影响其他模块，应用系统可以处理由于业务功能和用户量不断增加而带来的压力，保证系统正常运行。在硬件扩容之后，仅在原系统基础上简单地增加模块和修改参数，就能完成新功能的增加或整体扩容。</w:t>
      </w:r>
    </w:p>
    <w:p w14:paraId="09A4B8BA" w14:textId="77777777" w:rsidR="00CE5B74" w:rsidRPr="00CE5B74" w:rsidRDefault="00CE5B74" w:rsidP="00CE5B74">
      <w:pPr>
        <w:spacing w:line="360" w:lineRule="auto"/>
        <w:ind w:left="425"/>
        <w:rPr>
          <w:rFonts w:ascii="Times New Roman" w:hAnsi="Times New Roman" w:cs="Times New Roman"/>
          <w:szCs w:val="24"/>
        </w:rPr>
      </w:pPr>
      <w:r w:rsidRPr="00CE5B74">
        <w:rPr>
          <w:rFonts w:ascii="Times New Roman" w:hAnsi="Times New Roman" w:cs="Times New Roman" w:hint="eastAsia"/>
          <w:szCs w:val="24"/>
        </w:rPr>
        <w:t>（</w:t>
      </w:r>
      <w:r w:rsidRPr="00CE5B74">
        <w:rPr>
          <w:rFonts w:ascii="Times New Roman" w:hAnsi="Times New Roman" w:cs="Times New Roman" w:hint="eastAsia"/>
          <w:szCs w:val="24"/>
        </w:rPr>
        <w:t>5</w:t>
      </w:r>
      <w:r w:rsidRPr="00CE5B74">
        <w:rPr>
          <w:rFonts w:ascii="Times New Roman" w:hAnsi="Times New Roman" w:cs="Times New Roman" w:hint="eastAsia"/>
          <w:szCs w:val="24"/>
        </w:rPr>
        <w:t>）标准化</w:t>
      </w:r>
    </w:p>
    <w:p w14:paraId="1C45CF4E" w14:textId="0F4F72B1" w:rsidR="0060288C" w:rsidRPr="00CE5B74" w:rsidRDefault="00CE5B74" w:rsidP="00CE5B74">
      <w:pPr>
        <w:spacing w:line="360" w:lineRule="auto"/>
        <w:ind w:left="425" w:firstLineChars="200" w:firstLine="480"/>
        <w:rPr>
          <w:rFonts w:ascii="Times New Roman" w:hAnsi="Times New Roman" w:cs="Times New Roman"/>
          <w:szCs w:val="24"/>
        </w:rPr>
      </w:pPr>
      <w:r w:rsidRPr="00CE5B74">
        <w:rPr>
          <w:rFonts w:ascii="Times New Roman" w:hAnsi="Times New Roman" w:cs="Times New Roman" w:hint="eastAsia"/>
          <w:szCs w:val="24"/>
        </w:rPr>
        <w:t>应采用开放的体系结构，标准化的开放接口，具有良好的可扩展性和可集成性，支持不同厂家业务系统的即插即用。</w:t>
      </w:r>
    </w:p>
    <w:p w14:paraId="697E8428" w14:textId="3AC0696C" w:rsidR="00CE5B74" w:rsidRDefault="00CE5B74">
      <w:pPr>
        <w:pStyle w:val="2"/>
        <w:spacing w:line="360" w:lineRule="auto"/>
        <w:rPr>
          <w:rFonts w:ascii="Times New Roman" w:eastAsia="宋体" w:hAnsi="Times New Roman" w:cs="Times New Roman"/>
          <w:i w:val="0"/>
          <w:iCs w:val="0"/>
          <w:sz w:val="32"/>
          <w:szCs w:val="32"/>
          <w:lang w:val="en-US" w:eastAsia="zh-CN"/>
        </w:rPr>
      </w:pPr>
      <w:bookmarkStart w:id="385" w:name="_Toc39649770"/>
      <w:r>
        <w:rPr>
          <w:rFonts w:ascii="Times New Roman" w:eastAsia="宋体" w:hAnsi="Times New Roman" w:cs="Times New Roman" w:hint="eastAsia"/>
          <w:i w:val="0"/>
          <w:iCs w:val="0"/>
          <w:sz w:val="32"/>
          <w:szCs w:val="32"/>
          <w:lang w:val="en-US" w:eastAsia="zh-CN"/>
        </w:rPr>
        <w:lastRenderedPageBreak/>
        <w:t>安全性需求</w:t>
      </w:r>
      <w:bookmarkEnd w:id="385"/>
    </w:p>
    <w:p w14:paraId="02991EB8" w14:textId="491F0518" w:rsidR="00EC5E0E" w:rsidRDefault="00EA0EAF" w:rsidP="00EA0EAF">
      <w:pPr>
        <w:ind w:firstLine="360"/>
        <w:rPr>
          <w:rFonts w:ascii="Times New Roman" w:hAnsi="Times New Roman" w:cs="Times New Roman"/>
          <w:szCs w:val="24"/>
        </w:rPr>
      </w:pPr>
      <w:r w:rsidRPr="00D93058">
        <w:rPr>
          <w:rFonts w:ascii="Times New Roman" w:hAnsi="Times New Roman" w:cs="Times New Roman"/>
          <w:szCs w:val="24"/>
        </w:rPr>
        <w:t>蓝牙钥匙系统需要</w:t>
      </w:r>
      <w:r w:rsidRPr="00D93058">
        <w:rPr>
          <w:rFonts w:ascii="Times New Roman" w:hAnsi="Times New Roman" w:cs="Times New Roman"/>
          <w:szCs w:val="24"/>
        </w:rPr>
        <w:t>PKI</w:t>
      </w:r>
      <w:r w:rsidRPr="00D93058">
        <w:rPr>
          <w:rFonts w:ascii="Times New Roman" w:hAnsi="Times New Roman" w:cs="Times New Roman"/>
          <w:szCs w:val="24"/>
        </w:rPr>
        <w:t>为</w:t>
      </w:r>
      <w:r>
        <w:rPr>
          <w:rFonts w:ascii="Times New Roman" w:hAnsi="Times New Roman" w:cs="Times New Roman" w:hint="eastAsia"/>
          <w:szCs w:val="24"/>
        </w:rPr>
        <w:t>蓝牙钥匙模块、</w:t>
      </w:r>
      <w:r>
        <w:rPr>
          <w:rFonts w:ascii="Times New Roman" w:hAnsi="Times New Roman" w:cs="Times New Roman" w:hint="eastAsia"/>
          <w:szCs w:val="24"/>
        </w:rPr>
        <w:t>TBOX</w:t>
      </w:r>
      <w:r w:rsidRPr="00D93058">
        <w:rPr>
          <w:rFonts w:ascii="Times New Roman" w:hAnsi="Times New Roman" w:cs="Times New Roman"/>
          <w:szCs w:val="24"/>
        </w:rPr>
        <w:t>、</w:t>
      </w:r>
      <w:r w:rsidRPr="00D93058">
        <w:rPr>
          <w:rFonts w:ascii="Times New Roman" w:hAnsi="Times New Roman" w:cs="Times New Roman"/>
          <w:szCs w:val="24"/>
        </w:rPr>
        <w:t>TSP</w:t>
      </w:r>
      <w:r w:rsidRPr="00D93058">
        <w:rPr>
          <w:rFonts w:ascii="Times New Roman" w:hAnsi="Times New Roman" w:cs="Times New Roman"/>
          <w:szCs w:val="24"/>
        </w:rPr>
        <w:t>和</w:t>
      </w:r>
      <w:r w:rsidRPr="00D93058">
        <w:rPr>
          <w:rFonts w:ascii="Times New Roman" w:hAnsi="Times New Roman" w:cs="Times New Roman"/>
          <w:szCs w:val="24"/>
        </w:rPr>
        <w:t>APP</w:t>
      </w:r>
      <w:r w:rsidRPr="00D93058">
        <w:rPr>
          <w:rFonts w:ascii="Times New Roman" w:hAnsi="Times New Roman" w:cs="Times New Roman"/>
          <w:szCs w:val="24"/>
        </w:rPr>
        <w:t>服务</w:t>
      </w:r>
      <w:r>
        <w:rPr>
          <w:rFonts w:ascii="Times New Roman" w:hAnsi="Times New Roman" w:cs="Times New Roman" w:hint="eastAsia"/>
          <w:szCs w:val="24"/>
        </w:rPr>
        <w:t>，确保蓝牙钥匙</w:t>
      </w:r>
      <w:ins w:id="386" w:author="凯宇" w:date="2020-05-21T23:33:00Z">
        <w:r w:rsidR="00276128">
          <w:rPr>
            <w:rFonts w:ascii="Times New Roman" w:hAnsi="Times New Roman" w:cs="Times New Roman" w:hint="eastAsia"/>
            <w:szCs w:val="24"/>
          </w:rPr>
          <w:t>系统</w:t>
        </w:r>
      </w:ins>
      <w:r>
        <w:rPr>
          <w:rFonts w:ascii="Times New Roman" w:hAnsi="Times New Roman" w:cs="Times New Roman" w:hint="eastAsia"/>
          <w:szCs w:val="24"/>
        </w:rPr>
        <w:t>的</w:t>
      </w:r>
      <w:del w:id="387" w:author="凯宇" w:date="2020-05-21T23:33:00Z">
        <w:r w:rsidDel="00276128">
          <w:rPr>
            <w:rFonts w:ascii="Times New Roman" w:hAnsi="Times New Roman" w:cs="Times New Roman" w:hint="eastAsia"/>
            <w:szCs w:val="24"/>
          </w:rPr>
          <w:delText>系统</w:delText>
        </w:r>
      </w:del>
      <w:ins w:id="388" w:author="凯宇" w:date="2020-05-21T23:32:00Z">
        <w:r w:rsidR="00276128">
          <w:rPr>
            <w:rFonts w:ascii="Times New Roman" w:hAnsi="Times New Roman" w:cs="Times New Roman" w:hint="eastAsia"/>
            <w:szCs w:val="24"/>
          </w:rPr>
          <w:t>数据传输和存储</w:t>
        </w:r>
      </w:ins>
      <w:r>
        <w:rPr>
          <w:rFonts w:ascii="Times New Roman" w:hAnsi="Times New Roman" w:cs="Times New Roman" w:hint="eastAsia"/>
          <w:szCs w:val="24"/>
        </w:rPr>
        <w:t>安全性。</w:t>
      </w:r>
      <w:r w:rsidRPr="00EA0EAF">
        <w:rPr>
          <w:rFonts w:ascii="Times New Roman" w:hAnsi="Times New Roman" w:cs="Times New Roman" w:hint="eastAsia"/>
          <w:szCs w:val="24"/>
        </w:rPr>
        <w:t xml:space="preserve">PKI </w:t>
      </w:r>
      <w:r w:rsidRPr="00EA0EAF">
        <w:rPr>
          <w:rFonts w:ascii="Times New Roman" w:hAnsi="Times New Roman" w:cs="Times New Roman" w:hint="eastAsia"/>
          <w:szCs w:val="24"/>
        </w:rPr>
        <w:t>作为</w:t>
      </w:r>
      <w:r>
        <w:rPr>
          <w:rFonts w:ascii="Times New Roman" w:hAnsi="Times New Roman" w:cs="Times New Roman" w:hint="eastAsia"/>
          <w:szCs w:val="24"/>
        </w:rPr>
        <w:t>密钥生成、</w:t>
      </w:r>
      <w:r w:rsidRPr="00EA0EAF">
        <w:rPr>
          <w:rFonts w:ascii="Times New Roman" w:hAnsi="Times New Roman" w:cs="Times New Roman" w:hint="eastAsia"/>
          <w:szCs w:val="24"/>
        </w:rPr>
        <w:t>证书签发、认证、管理机构，向</w:t>
      </w:r>
      <w:r w:rsidRPr="00EA0EAF">
        <w:rPr>
          <w:rFonts w:ascii="Times New Roman" w:hAnsi="Times New Roman" w:cs="Times New Roman" w:hint="eastAsia"/>
          <w:szCs w:val="24"/>
        </w:rPr>
        <w:t xml:space="preserve"> TSP</w:t>
      </w:r>
      <w:r w:rsidRPr="00EA0EAF">
        <w:rPr>
          <w:rFonts w:ascii="Times New Roman" w:hAnsi="Times New Roman" w:cs="Times New Roman" w:hint="eastAsia"/>
          <w:szCs w:val="24"/>
        </w:rPr>
        <w:t>、</w:t>
      </w:r>
      <w:r>
        <w:rPr>
          <w:rFonts w:ascii="Times New Roman" w:hAnsi="Times New Roman" w:cs="Times New Roman" w:hint="eastAsia"/>
          <w:szCs w:val="24"/>
        </w:rPr>
        <w:t>蓝牙模块</w:t>
      </w:r>
      <w:r w:rsidRPr="00EA0EAF">
        <w:rPr>
          <w:rFonts w:ascii="Times New Roman" w:hAnsi="Times New Roman" w:cs="Times New Roman" w:hint="eastAsia"/>
          <w:szCs w:val="24"/>
        </w:rPr>
        <w:t>、</w:t>
      </w:r>
      <w:r>
        <w:rPr>
          <w:rFonts w:ascii="Times New Roman" w:hAnsi="Times New Roman" w:cs="Times New Roman" w:hint="eastAsia"/>
          <w:szCs w:val="24"/>
        </w:rPr>
        <w:t>TBOX</w:t>
      </w:r>
      <w:r>
        <w:rPr>
          <w:rFonts w:ascii="Times New Roman" w:hAnsi="Times New Roman" w:cs="Times New Roman" w:hint="eastAsia"/>
          <w:szCs w:val="24"/>
        </w:rPr>
        <w:t>、手机</w:t>
      </w:r>
      <w:r>
        <w:rPr>
          <w:rFonts w:ascii="Times New Roman" w:hAnsi="Times New Roman" w:cs="Times New Roman" w:hint="eastAsia"/>
          <w:szCs w:val="24"/>
        </w:rPr>
        <w:t>APP</w:t>
      </w:r>
      <w:r w:rsidRPr="00EA0EAF">
        <w:rPr>
          <w:rFonts w:ascii="Times New Roman" w:hAnsi="Times New Roman" w:cs="Times New Roman" w:hint="eastAsia"/>
          <w:szCs w:val="24"/>
        </w:rPr>
        <w:t>等提供服务。</w:t>
      </w:r>
      <w:r w:rsidRPr="00EA0EAF">
        <w:rPr>
          <w:rFonts w:ascii="Times New Roman" w:hAnsi="Times New Roman" w:cs="Times New Roman" w:hint="eastAsia"/>
          <w:szCs w:val="24"/>
        </w:rPr>
        <w:t xml:space="preserve">PKI </w:t>
      </w:r>
      <w:r w:rsidRPr="00EA0EAF">
        <w:rPr>
          <w:rFonts w:ascii="Times New Roman" w:hAnsi="Times New Roman" w:cs="Times New Roman" w:hint="eastAsia"/>
          <w:szCs w:val="24"/>
        </w:rPr>
        <w:t>需要</w:t>
      </w:r>
      <w:r>
        <w:rPr>
          <w:rFonts w:ascii="Times New Roman" w:hAnsi="Times New Roman" w:cs="Times New Roman" w:hint="eastAsia"/>
          <w:szCs w:val="24"/>
        </w:rPr>
        <w:t>生成公私钥和证书</w:t>
      </w:r>
      <w:r w:rsidRPr="00EA0EAF">
        <w:rPr>
          <w:rFonts w:ascii="Times New Roman" w:hAnsi="Times New Roman" w:cs="Times New Roman" w:hint="eastAsia"/>
          <w:szCs w:val="24"/>
        </w:rPr>
        <w:t>，</w:t>
      </w:r>
      <w:r>
        <w:rPr>
          <w:rFonts w:ascii="Times New Roman" w:hAnsi="Times New Roman" w:cs="Times New Roman" w:hint="eastAsia"/>
          <w:szCs w:val="24"/>
        </w:rPr>
        <w:t>用于签名验签、加密解密和身份认证</w:t>
      </w:r>
    </w:p>
    <w:p w14:paraId="7C2F941B" w14:textId="57AA9958" w:rsidR="00EA0EAF" w:rsidRDefault="00EA0EAF" w:rsidP="00EA0EAF">
      <w:pPr>
        <w:pStyle w:val="2"/>
        <w:spacing w:line="360" w:lineRule="auto"/>
        <w:rPr>
          <w:rFonts w:ascii="Times New Roman" w:eastAsia="宋体" w:hAnsi="Times New Roman" w:cs="Times New Roman"/>
          <w:i w:val="0"/>
          <w:iCs w:val="0"/>
          <w:sz w:val="32"/>
          <w:szCs w:val="32"/>
          <w:lang w:val="en-US" w:eastAsia="zh-CN"/>
        </w:rPr>
      </w:pPr>
      <w:bookmarkStart w:id="389" w:name="_Toc39649771"/>
      <w:r w:rsidRPr="00EA0EAF">
        <w:rPr>
          <w:rFonts w:ascii="Times New Roman" w:eastAsia="宋体" w:hAnsi="Times New Roman" w:cs="Times New Roman" w:hint="eastAsia"/>
          <w:i w:val="0"/>
          <w:iCs w:val="0"/>
          <w:sz w:val="32"/>
          <w:szCs w:val="32"/>
          <w:lang w:val="en-US" w:eastAsia="zh-CN"/>
        </w:rPr>
        <w:t>性能需求</w:t>
      </w:r>
      <w:bookmarkEnd w:id="389"/>
    </w:p>
    <w:p w14:paraId="46C9B01E" w14:textId="2A7EDA0A" w:rsidR="00EA0EAF" w:rsidRDefault="00EA0EAF" w:rsidP="00EA0EAF">
      <w:pPr>
        <w:pStyle w:val="af5"/>
        <w:numPr>
          <w:ilvl w:val="0"/>
          <w:numId w:val="39"/>
        </w:numPr>
        <w:ind w:firstLineChars="0"/>
      </w:pPr>
      <w:r>
        <w:rPr>
          <w:rFonts w:hint="eastAsia"/>
        </w:rPr>
        <w:t>蓝牙</w:t>
      </w:r>
      <w:r w:rsidRPr="00EA0EAF">
        <w:rPr>
          <w:rFonts w:hint="eastAsia"/>
        </w:rPr>
        <w:t>钥匙系统具备支持</w:t>
      </w:r>
      <w:r w:rsidRPr="00EA0EAF">
        <w:t>100</w:t>
      </w:r>
      <w:r w:rsidRPr="00EA0EAF">
        <w:rPr>
          <w:rFonts w:hint="eastAsia"/>
        </w:rPr>
        <w:t>万车主用户使用数字钥匙服务的高可用性要求</w:t>
      </w:r>
    </w:p>
    <w:p w14:paraId="1F6F21CF" w14:textId="6030C37F" w:rsidR="00EA0EAF" w:rsidRDefault="00B43879" w:rsidP="00EA0EAF">
      <w:pPr>
        <w:pStyle w:val="af5"/>
        <w:numPr>
          <w:ilvl w:val="0"/>
          <w:numId w:val="39"/>
        </w:numPr>
        <w:ind w:firstLineChars="0"/>
      </w:pPr>
      <w:r>
        <w:rPr>
          <w:rFonts w:hint="eastAsia"/>
        </w:rPr>
        <w:t>蓝牙</w:t>
      </w:r>
      <w:r w:rsidR="00EE1CB7" w:rsidRPr="00EE1CB7">
        <w:rPr>
          <w:rFonts w:hint="eastAsia"/>
        </w:rPr>
        <w:t>钥匙系统具备增加节点，以增加负载的能力，每个节点负载用户不低于</w:t>
      </w:r>
      <w:r w:rsidR="00EE1CB7" w:rsidRPr="00EE1CB7">
        <w:t>50</w:t>
      </w:r>
      <w:r w:rsidR="00EE1CB7">
        <w:rPr>
          <w:rFonts w:hint="eastAsia"/>
        </w:rPr>
        <w:t>万</w:t>
      </w:r>
    </w:p>
    <w:p w14:paraId="1F4F207A" w14:textId="214A58F3" w:rsidR="00EE1CB7" w:rsidRPr="00EA0EAF" w:rsidRDefault="00EE1CB7" w:rsidP="00EA0EAF">
      <w:pPr>
        <w:pStyle w:val="af5"/>
        <w:numPr>
          <w:ilvl w:val="0"/>
          <w:numId w:val="39"/>
        </w:numPr>
        <w:ind w:firstLineChars="0"/>
      </w:pPr>
      <w:r>
        <w:rPr>
          <w:rFonts w:hint="eastAsia"/>
        </w:rPr>
        <w:t>蓝牙钥匙应具备冗余能力</w:t>
      </w:r>
    </w:p>
    <w:sectPr w:rsidR="00EE1CB7" w:rsidRPr="00EA0EAF">
      <w:pgSz w:w="12240" w:h="15840"/>
      <w:pgMar w:top="1440" w:right="1440" w:bottom="1440" w:left="1440" w:header="794" w:footer="96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2" w:author="凯宇" w:date="2020-05-15T14:31:00Z" w:initials="凯宇">
    <w:p w14:paraId="16150470" w14:textId="77777777" w:rsidR="002B4EA6" w:rsidRDefault="002B4EA6">
      <w:pPr>
        <w:pStyle w:val="a5"/>
      </w:pPr>
      <w:r>
        <w:rPr>
          <w:rStyle w:val="af7"/>
        </w:rPr>
        <w:annotationRef/>
      </w:r>
      <w:r>
        <w:rPr>
          <w:rFonts w:hint="eastAsia"/>
        </w:rPr>
        <w:t>APP</w:t>
      </w:r>
      <w:r>
        <w:rPr>
          <w:rFonts w:hint="eastAsia"/>
        </w:rPr>
        <w:t>确定使用什么信息</w:t>
      </w:r>
    </w:p>
  </w:comment>
  <w:comment w:id="53" w:author="凯宇" w:date="2020-05-15T14:33:00Z" w:initials="凯宇">
    <w:p w14:paraId="3F57F389" w14:textId="77777777" w:rsidR="002B4EA6" w:rsidRDefault="002B4EA6">
      <w:pPr>
        <w:pStyle w:val="a5"/>
      </w:pPr>
      <w:r>
        <w:rPr>
          <w:rStyle w:val="af7"/>
        </w:rPr>
        <w:annotationRef/>
      </w:r>
      <w:r>
        <w:rPr>
          <w:rFonts w:hint="eastAsia"/>
        </w:rPr>
        <w:t>车主过户场景</w:t>
      </w:r>
    </w:p>
  </w:comment>
  <w:comment w:id="54" w:author="凯宇" w:date="2020-05-19T17:40:00Z" w:initials="凯宇">
    <w:p w14:paraId="2C26A71D" w14:textId="77777777" w:rsidR="002B4EA6" w:rsidRDefault="002B4EA6">
      <w:pPr>
        <w:pStyle w:val="a5"/>
      </w:pPr>
      <w:r>
        <w:rPr>
          <w:rStyle w:val="af7"/>
        </w:rPr>
        <w:annotationRef/>
      </w:r>
      <w:r>
        <w:rPr>
          <w:rFonts w:hint="eastAsia"/>
        </w:rPr>
        <w:t>在蓝牙钥匙注销模块增加：车辆解除绑定注销所有蓝牙钥匙</w:t>
      </w:r>
    </w:p>
  </w:comment>
  <w:comment w:id="55" w:author="凯宇" w:date="2020-05-15T14:48:00Z" w:initials="凯宇">
    <w:p w14:paraId="61E5BCEE" w14:textId="77777777" w:rsidR="002B4EA6" w:rsidRDefault="002B4EA6">
      <w:pPr>
        <w:pStyle w:val="a5"/>
      </w:pPr>
      <w:r>
        <w:rPr>
          <w:rStyle w:val="af7"/>
        </w:rPr>
        <w:annotationRef/>
      </w:r>
      <w:r>
        <w:rPr>
          <w:rFonts w:hint="eastAsia"/>
        </w:rPr>
        <w:t>允许设备数量？</w:t>
      </w:r>
    </w:p>
  </w:comment>
  <w:comment w:id="58" w:author="凯宇" w:date="2020-05-15T16:41:00Z" w:initials="凯宇">
    <w:p w14:paraId="458DD58C" w14:textId="77777777" w:rsidR="002B4EA6" w:rsidRDefault="002B4EA6">
      <w:pPr>
        <w:pStyle w:val="a5"/>
      </w:pPr>
      <w:r>
        <w:rPr>
          <w:rStyle w:val="af7"/>
        </w:rPr>
        <w:annotationRef/>
      </w:r>
      <w:r>
        <w:rPr>
          <w:rFonts w:hint="eastAsia"/>
        </w:rPr>
        <w:t>更换机制</w:t>
      </w:r>
    </w:p>
  </w:comment>
  <w:comment w:id="59" w:author="凯宇" w:date="2020-05-19T17:55:00Z" w:initials="凯宇">
    <w:p w14:paraId="6D462297" w14:textId="77777777" w:rsidR="002B4EA6" w:rsidRDefault="002B4EA6">
      <w:pPr>
        <w:pStyle w:val="a5"/>
      </w:pPr>
      <w:r>
        <w:rPr>
          <w:rStyle w:val="af7"/>
        </w:rPr>
        <w:annotationRef/>
      </w:r>
      <w:r>
        <w:rPr>
          <w:rFonts w:hint="eastAsia"/>
        </w:rPr>
        <w:t>由</w:t>
      </w:r>
      <w:r>
        <w:rPr>
          <w:rFonts w:hint="eastAsia"/>
        </w:rPr>
        <w:t>TSP</w:t>
      </w:r>
      <w:r>
        <w:rPr>
          <w:rFonts w:hint="eastAsia"/>
        </w:rPr>
        <w:t>换件管理确定</w:t>
      </w:r>
    </w:p>
  </w:comment>
  <w:comment w:id="62" w:author="凯宇" w:date="2020-05-13T23:31:00Z" w:initials="凯宇">
    <w:p w14:paraId="36A9E6AE" w14:textId="77777777" w:rsidR="002B4EA6" w:rsidRDefault="002B4EA6">
      <w:pPr>
        <w:pStyle w:val="a5"/>
      </w:pPr>
      <w:r>
        <w:rPr>
          <w:rStyle w:val="af7"/>
        </w:rPr>
        <w:annotationRef/>
      </w:r>
      <w:r>
        <w:rPr>
          <w:rFonts w:hint="eastAsia"/>
        </w:rPr>
        <w:t>使用</w:t>
      </w:r>
      <w:r>
        <w:rPr>
          <w:rFonts w:hint="eastAsia"/>
        </w:rPr>
        <w:t>IMEI</w:t>
      </w:r>
      <w:r>
        <w:rPr>
          <w:rFonts w:hint="eastAsia"/>
        </w:rPr>
        <w:t>还是</w:t>
      </w:r>
      <w:r>
        <w:rPr>
          <w:rFonts w:hint="eastAsia"/>
        </w:rPr>
        <w:t>ICCID</w:t>
      </w:r>
      <w:r>
        <w:rPr>
          <w:rFonts w:hint="eastAsia"/>
        </w:rPr>
        <w:t>或</w:t>
      </w:r>
      <w:r>
        <w:rPr>
          <w:rFonts w:hint="eastAsia"/>
        </w:rPr>
        <w:t>SN</w:t>
      </w:r>
    </w:p>
  </w:comment>
  <w:comment w:id="70" w:author="凯宇" w:date="2020-05-15T16:44:00Z" w:initials="凯宇">
    <w:p w14:paraId="2F036360" w14:textId="77777777" w:rsidR="002B4EA6" w:rsidRDefault="002B4EA6">
      <w:pPr>
        <w:pStyle w:val="a5"/>
      </w:pPr>
      <w:r>
        <w:rPr>
          <w:rStyle w:val="af7"/>
        </w:rPr>
        <w:annotationRef/>
      </w:r>
      <w:r>
        <w:rPr>
          <w:rFonts w:hint="eastAsia"/>
        </w:rPr>
        <w:t>离线状态下找车</w:t>
      </w:r>
    </w:p>
  </w:comment>
  <w:comment w:id="71" w:author="凯宇" w:date="2020-05-22T08:44:00Z" w:initials="凯宇">
    <w:p w14:paraId="6D4C489E" w14:textId="1067D18C" w:rsidR="00905A99" w:rsidRDefault="00905A99">
      <w:pPr>
        <w:pStyle w:val="a5"/>
      </w:pPr>
      <w:r>
        <w:rPr>
          <w:rStyle w:val="af7"/>
        </w:rPr>
        <w:annotationRef/>
      </w:r>
      <w:r>
        <w:rPr>
          <w:rFonts w:hint="eastAsia"/>
        </w:rPr>
        <w:t>车端定义是否增加和支持此功能</w:t>
      </w:r>
    </w:p>
  </w:comment>
  <w:comment w:id="84" w:author="凯宇" w:date="2020-05-15T16:42:00Z" w:initials="凯宇">
    <w:p w14:paraId="4EB5BACF" w14:textId="2FA82A1D" w:rsidR="00E64D17" w:rsidRDefault="00E64D17">
      <w:pPr>
        <w:pStyle w:val="a5"/>
      </w:pPr>
      <w:r>
        <w:rPr>
          <w:rStyle w:val="af7"/>
        </w:rPr>
        <w:annotationRef/>
      </w:r>
      <w:r>
        <w:rPr>
          <w:rFonts w:hint="eastAsia"/>
        </w:rPr>
        <w:t>总共</w:t>
      </w:r>
      <w:r>
        <w:rPr>
          <w:rFonts w:hint="eastAsia"/>
        </w:rPr>
        <w:t>10</w:t>
      </w:r>
      <w:r>
        <w:rPr>
          <w:rFonts w:hint="eastAsia"/>
        </w:rPr>
        <w:t>把蓝牙钥匙</w:t>
      </w:r>
    </w:p>
  </w:comment>
  <w:comment w:id="85" w:author="凯宇" w:date="2020-05-20T10:14:00Z" w:initials="凯宇">
    <w:p w14:paraId="046101A9" w14:textId="2588369A" w:rsidR="00541631" w:rsidRDefault="00541631">
      <w:pPr>
        <w:pStyle w:val="a5"/>
      </w:pPr>
      <w:r>
        <w:rPr>
          <w:rStyle w:val="af7"/>
        </w:rPr>
        <w:annotationRef/>
      </w:r>
      <w:r>
        <w:rPr>
          <w:rFonts w:hint="eastAsia"/>
        </w:rPr>
        <w:t>车主可在</w:t>
      </w:r>
      <w:r>
        <w:rPr>
          <w:rFonts w:hint="eastAsia"/>
        </w:rPr>
        <w:t>4</w:t>
      </w:r>
      <w:r>
        <w:rPr>
          <w:rFonts w:hint="eastAsia"/>
        </w:rPr>
        <w:t>个设备上申请蓝牙钥匙</w:t>
      </w:r>
    </w:p>
  </w:comment>
  <w:comment w:id="86" w:author="凯宇" w:date="2020-05-07T16:17:00Z" w:initials="凯宇">
    <w:p w14:paraId="26C609C5" w14:textId="0A2EE2CB" w:rsidR="00E64D17" w:rsidRDefault="00E64D17">
      <w:pPr>
        <w:pStyle w:val="a5"/>
      </w:pPr>
      <w:r>
        <w:rPr>
          <w:rStyle w:val="af7"/>
        </w:rPr>
        <w:annotationRef/>
      </w:r>
      <w:r>
        <w:rPr>
          <w:rFonts w:hint="eastAsia"/>
        </w:rPr>
        <w:t>考虑下发失败情况</w:t>
      </w:r>
    </w:p>
  </w:comment>
  <w:comment w:id="144" w:author="凯宇" w:date="2020-05-07T16:32:00Z" w:initials="凯宇">
    <w:p w14:paraId="02CBFF16" w14:textId="0E7E9C53" w:rsidR="00E64D17" w:rsidRDefault="00E64D17">
      <w:pPr>
        <w:pStyle w:val="a5"/>
      </w:pPr>
      <w:r>
        <w:rPr>
          <w:rStyle w:val="af7"/>
        </w:rPr>
        <w:annotationRef/>
      </w:r>
      <w:r>
        <w:rPr>
          <w:rFonts w:hint="eastAsia"/>
        </w:rPr>
        <w:t>详细描述改验证对设备合法性的验证</w:t>
      </w:r>
    </w:p>
  </w:comment>
  <w:comment w:id="145" w:author="凯宇" w:date="2020-05-18T17:30:00Z" w:initials="凯宇">
    <w:p w14:paraId="33A3DF96" w14:textId="45FB095D" w:rsidR="00C14A02" w:rsidRDefault="00C14A02">
      <w:pPr>
        <w:pStyle w:val="a5"/>
      </w:pPr>
      <w:r>
        <w:rPr>
          <w:rStyle w:val="af7"/>
        </w:rPr>
        <w:annotationRef/>
      </w:r>
      <w:r>
        <w:rPr>
          <w:rFonts w:hint="eastAsia"/>
        </w:rPr>
        <w:t>完成</w:t>
      </w:r>
    </w:p>
  </w:comment>
  <w:comment w:id="193" w:author="凯宇" w:date="2020-05-15T15:05:00Z" w:initials="凯宇">
    <w:p w14:paraId="67EF44E3" w14:textId="4863F1D3" w:rsidR="00E64D17" w:rsidRDefault="00E64D17">
      <w:pPr>
        <w:pStyle w:val="a5"/>
      </w:pPr>
      <w:r>
        <w:rPr>
          <w:rStyle w:val="af7"/>
        </w:rPr>
        <w:annotationRef/>
      </w:r>
      <w:r>
        <w:rPr>
          <w:rFonts w:hint="eastAsia"/>
        </w:rPr>
        <w:t>需要给被授权人发送注销信息</w:t>
      </w:r>
    </w:p>
  </w:comment>
  <w:comment w:id="194" w:author="凯宇" w:date="2020-05-22T08:43:00Z" w:initials="凯宇">
    <w:p w14:paraId="673F09A0" w14:textId="13459136" w:rsidR="008512DF" w:rsidRDefault="008512DF">
      <w:pPr>
        <w:pStyle w:val="a5"/>
      </w:pPr>
      <w:r>
        <w:rPr>
          <w:rStyle w:val="af7"/>
        </w:rPr>
        <w:annotationRef/>
      </w:r>
      <w:r>
        <w:rPr>
          <w:rFonts w:hint="eastAsia"/>
        </w:rPr>
        <w:t>已修改</w:t>
      </w:r>
    </w:p>
  </w:comment>
  <w:comment w:id="201" w:author="凯宇" w:date="2020-05-07T16:44:00Z" w:initials="凯宇">
    <w:p w14:paraId="2969EE9C" w14:textId="013EE764" w:rsidR="00E64D17" w:rsidRDefault="00E64D17">
      <w:pPr>
        <w:pStyle w:val="a5"/>
      </w:pPr>
      <w:r>
        <w:rPr>
          <w:rStyle w:val="af7"/>
        </w:rPr>
        <w:annotationRef/>
      </w:r>
      <w:r>
        <w:rPr>
          <w:rFonts w:hint="eastAsia"/>
        </w:rPr>
        <w:t>考虑合并不同场景下蓝牙钥匙的注销</w:t>
      </w:r>
    </w:p>
  </w:comment>
  <w:comment w:id="202" w:author="凯宇" w:date="2020-05-22T08:42:00Z" w:initials="凯宇">
    <w:p w14:paraId="20F801C1" w14:textId="21CD97A3" w:rsidR="008512DF" w:rsidRDefault="008512DF">
      <w:pPr>
        <w:pStyle w:val="a5"/>
      </w:pPr>
      <w:r>
        <w:rPr>
          <w:rStyle w:val="af7"/>
        </w:rPr>
        <w:annotationRef/>
      </w:r>
      <w:r>
        <w:rPr>
          <w:rFonts w:hint="eastAsia"/>
        </w:rPr>
        <w:t>部分以调整，无法合并的保留</w:t>
      </w:r>
    </w:p>
  </w:comment>
  <w:comment w:id="205" w:author="凯宇" w:date="2020-05-07T16:51:00Z" w:initials="凯宇">
    <w:p w14:paraId="1758F125" w14:textId="6083F2A9" w:rsidR="00E64D17" w:rsidRDefault="00E64D17">
      <w:pPr>
        <w:pStyle w:val="a5"/>
      </w:pPr>
      <w:r>
        <w:rPr>
          <w:rStyle w:val="af7"/>
        </w:rPr>
        <w:annotationRef/>
      </w:r>
      <w:r>
        <w:rPr>
          <w:rFonts w:hint="eastAsia"/>
        </w:rPr>
        <w:t>无需验证？</w:t>
      </w:r>
    </w:p>
  </w:comment>
  <w:comment w:id="206" w:author="凯宇" w:date="2020-05-08T14:07:00Z" w:initials="凯宇">
    <w:p w14:paraId="6D2BB933" w14:textId="32DC860C" w:rsidR="00E64D17" w:rsidRDefault="00E64D17">
      <w:pPr>
        <w:pStyle w:val="a5"/>
      </w:pPr>
      <w:r>
        <w:rPr>
          <w:rStyle w:val="af7"/>
        </w:rPr>
        <w:annotationRef/>
      </w:r>
      <w:r>
        <w:rPr>
          <w:rFonts w:hint="eastAsia"/>
        </w:rPr>
        <w:t>验证设备的合法性</w:t>
      </w:r>
    </w:p>
  </w:comment>
  <w:comment w:id="262" w:author="凯宇" w:date="2020-05-15T15:27:00Z" w:initials="凯宇">
    <w:p w14:paraId="441CA751" w14:textId="296C889D" w:rsidR="00E64D17" w:rsidRDefault="00E64D17">
      <w:pPr>
        <w:pStyle w:val="a5"/>
      </w:pPr>
      <w:r>
        <w:rPr>
          <w:rStyle w:val="af7"/>
        </w:rPr>
        <w:annotationRef/>
      </w:r>
      <w:r>
        <w:rPr>
          <w:rFonts w:hint="eastAsia"/>
        </w:rPr>
        <w:t>车主蓝牙钥匙权限支持配置和调整</w:t>
      </w:r>
    </w:p>
  </w:comment>
  <w:comment w:id="263" w:author="凯宇" w:date="2020-05-21T23:39:00Z" w:initials="凯宇">
    <w:p w14:paraId="19D9C27C" w14:textId="0EB71952" w:rsidR="00934C81" w:rsidRDefault="00934C81">
      <w:pPr>
        <w:pStyle w:val="a5"/>
      </w:pPr>
      <w:r>
        <w:rPr>
          <w:rStyle w:val="af7"/>
        </w:rPr>
        <w:annotationRef/>
      </w:r>
      <w:r>
        <w:rPr>
          <w:rFonts w:hint="eastAsia"/>
        </w:rPr>
        <w:t>车主拥有车辆的所有权限，想使用哪个就使用哪个即可，无需自己为自己配置权限</w:t>
      </w:r>
    </w:p>
  </w:comment>
  <w:comment w:id="281" w:author="凯宇" w:date="2020-05-15T16:40:00Z" w:initials="凯宇">
    <w:p w14:paraId="5088D34D" w14:textId="4153273B" w:rsidR="00E64D17" w:rsidRDefault="00E64D17">
      <w:pPr>
        <w:pStyle w:val="a5"/>
      </w:pPr>
      <w:r>
        <w:rPr>
          <w:rStyle w:val="af7"/>
        </w:rPr>
        <w:annotationRef/>
      </w:r>
      <w:r>
        <w:rPr>
          <w:rFonts w:hint="eastAsia"/>
        </w:rPr>
        <w:t>车主对授权钥匙权限，有效期修改</w:t>
      </w:r>
    </w:p>
  </w:comment>
  <w:comment w:id="299" w:author="凯宇" w:date="2020-05-15T15:34:00Z" w:initials="凯宇">
    <w:p w14:paraId="4A992C16" w14:textId="4CC5180B" w:rsidR="00E64D17" w:rsidRDefault="00E64D17">
      <w:pPr>
        <w:pStyle w:val="a5"/>
      </w:pPr>
      <w:r>
        <w:rPr>
          <w:rStyle w:val="af7"/>
        </w:rPr>
        <w:annotationRef/>
      </w:r>
      <w:r>
        <w:rPr>
          <w:rFonts w:hint="eastAsia"/>
        </w:rPr>
        <w:t>下发次数技术确定</w:t>
      </w:r>
    </w:p>
  </w:comment>
  <w:comment w:id="306" w:author="凯宇" w:date="2020-05-07T17:44:00Z" w:initials="凯宇">
    <w:p w14:paraId="46FE399C" w14:textId="7985F4C2" w:rsidR="00E64D17" w:rsidRDefault="00E64D17">
      <w:pPr>
        <w:pStyle w:val="a5"/>
      </w:pPr>
      <w:r>
        <w:rPr>
          <w:rStyle w:val="af7"/>
        </w:rPr>
        <w:annotationRef/>
      </w:r>
      <w:r>
        <w:rPr>
          <w:rFonts w:hint="eastAsia"/>
        </w:rPr>
        <w:t>是否需要选择</w:t>
      </w:r>
    </w:p>
  </w:comment>
  <w:comment w:id="307" w:author="凯宇" w:date="2020-05-21T23:49:00Z" w:initials="凯宇">
    <w:p w14:paraId="43D4E567" w14:textId="519BC78D" w:rsidR="003717B5" w:rsidRDefault="003717B5">
      <w:pPr>
        <w:pStyle w:val="a5"/>
      </w:pPr>
      <w:r>
        <w:rPr>
          <w:rStyle w:val="af7"/>
        </w:rPr>
        <w:annotationRef/>
      </w:r>
      <w:r>
        <w:rPr>
          <w:rFonts w:hint="eastAsia"/>
        </w:rPr>
        <w:t>用户可设置默认车辆</w:t>
      </w:r>
    </w:p>
  </w:comment>
  <w:comment w:id="308" w:author="凯宇" w:date="2020-05-15T15:36:00Z" w:initials="凯宇">
    <w:p w14:paraId="403844CC" w14:textId="0D8FBEA7" w:rsidR="00E64D17" w:rsidRDefault="00E64D17">
      <w:pPr>
        <w:pStyle w:val="a5"/>
      </w:pPr>
      <w:r>
        <w:rPr>
          <w:rStyle w:val="af7"/>
        </w:rPr>
        <w:annotationRef/>
      </w:r>
      <w:r>
        <w:rPr>
          <w:rFonts w:hint="eastAsia"/>
        </w:rPr>
        <w:t>根据车主权限调整</w:t>
      </w:r>
    </w:p>
  </w:comment>
  <w:comment w:id="309" w:author="凯宇" w:date="2020-05-22T08:42:00Z" w:initials="凯宇">
    <w:p w14:paraId="79CD88A5" w14:textId="5DA21437" w:rsidR="00C20922" w:rsidRDefault="00C20922">
      <w:pPr>
        <w:pStyle w:val="a5"/>
      </w:pPr>
      <w:r>
        <w:rPr>
          <w:rStyle w:val="af7"/>
        </w:rPr>
        <w:annotationRef/>
      </w:r>
      <w:r>
        <w:rPr>
          <w:rFonts w:hint="eastAsia"/>
        </w:rPr>
        <w:t>已在蓝牙钥匙授权部分进行修改</w:t>
      </w:r>
    </w:p>
  </w:comment>
  <w:comment w:id="315" w:author="凯宇" w:date="2020-05-15T15:54:00Z" w:initials="凯宇">
    <w:p w14:paraId="39D9FCF5" w14:textId="43FF0040" w:rsidR="00E64D17" w:rsidRDefault="00E64D17">
      <w:pPr>
        <w:pStyle w:val="a5"/>
      </w:pPr>
      <w:r>
        <w:rPr>
          <w:rStyle w:val="af7"/>
        </w:rPr>
        <w:annotationRef/>
      </w:r>
      <w:r>
        <w:rPr>
          <w:rFonts w:hint="eastAsia"/>
        </w:rPr>
        <w:t>取消次数限制</w:t>
      </w:r>
    </w:p>
  </w:comment>
  <w:comment w:id="316" w:author="凯宇" w:date="2020-05-15T15:53:00Z" w:initials="凯宇">
    <w:p w14:paraId="355F6187" w14:textId="04AB4746" w:rsidR="00E64D17" w:rsidRDefault="00E64D17">
      <w:pPr>
        <w:pStyle w:val="a5"/>
      </w:pPr>
      <w:r>
        <w:rPr>
          <w:rStyle w:val="af7"/>
        </w:rPr>
        <w:annotationRef/>
      </w:r>
      <w:r>
        <w:rPr>
          <w:rFonts w:hint="eastAsia"/>
        </w:rPr>
        <w:t>补充上锁情况详细描述</w:t>
      </w:r>
    </w:p>
  </w:comment>
  <w:comment w:id="341" w:author="凯宇" w:date="2020-05-15T16:10:00Z" w:initials="凯宇">
    <w:p w14:paraId="50D5358A" w14:textId="1A00B535" w:rsidR="00E64D17" w:rsidRDefault="00E64D17">
      <w:pPr>
        <w:pStyle w:val="a5"/>
      </w:pPr>
      <w:r>
        <w:rPr>
          <w:rStyle w:val="af7"/>
        </w:rPr>
        <w:annotationRef/>
      </w:r>
      <w:r>
        <w:rPr>
          <w:rFonts w:hint="eastAsia"/>
        </w:rPr>
        <w:t>间隔时间细化</w:t>
      </w:r>
    </w:p>
  </w:comment>
  <w:comment w:id="342" w:author="凯宇" w:date="2020-05-22T08:32:00Z" w:initials="凯宇">
    <w:p w14:paraId="072F635C" w14:textId="612A2579" w:rsidR="00C20922" w:rsidRDefault="00C20922">
      <w:pPr>
        <w:pStyle w:val="a5"/>
      </w:pPr>
      <w:r>
        <w:rPr>
          <w:rStyle w:val="af7"/>
        </w:rPr>
        <w:annotationRef/>
      </w:r>
      <w:r>
        <w:rPr>
          <w:rFonts w:hint="eastAsia"/>
        </w:rPr>
        <w:t>已修改</w:t>
      </w:r>
    </w:p>
  </w:comment>
  <w:comment w:id="362" w:author="凯宇" w:date="2020-05-15T16:12:00Z" w:initials="凯宇">
    <w:p w14:paraId="283479F6" w14:textId="46960CEE" w:rsidR="00E64D17" w:rsidRDefault="00E64D17">
      <w:pPr>
        <w:pStyle w:val="a5"/>
      </w:pPr>
      <w:r>
        <w:rPr>
          <w:rStyle w:val="af7"/>
        </w:rPr>
        <w:annotationRef/>
      </w:r>
      <w:r>
        <w:rPr>
          <w:rFonts w:hint="eastAsia"/>
        </w:rPr>
        <w:t>删除</w:t>
      </w:r>
      <w:r w:rsidR="00C20922">
        <w:rPr>
          <w:rFonts w:hint="eastAsia"/>
        </w:rPr>
        <w:t>次数</w:t>
      </w:r>
    </w:p>
  </w:comment>
  <w:comment w:id="363" w:author="凯宇" w:date="2020-05-22T08:33:00Z" w:initials="凯宇">
    <w:p w14:paraId="057AD1EB" w14:textId="5C4504B2" w:rsidR="00C20922" w:rsidRDefault="00C20922">
      <w:pPr>
        <w:pStyle w:val="a5"/>
      </w:pPr>
      <w:r>
        <w:rPr>
          <w:rStyle w:val="af7"/>
        </w:rPr>
        <w:annotationRef/>
      </w:r>
      <w:r>
        <w:rPr>
          <w:rFonts w:hint="eastAsia"/>
        </w:rPr>
        <w:t>已删除</w:t>
      </w:r>
    </w:p>
  </w:comment>
  <w:comment w:id="374" w:author="凯宇" w:date="2020-05-15T16:25:00Z" w:initials="凯宇">
    <w:p w14:paraId="7FA06F6E" w14:textId="0AE64231" w:rsidR="00E64D17" w:rsidRDefault="00E64D17">
      <w:pPr>
        <w:pStyle w:val="a5"/>
      </w:pPr>
      <w:r>
        <w:rPr>
          <w:rStyle w:val="af7"/>
        </w:rPr>
        <w:annotationRef/>
      </w:r>
      <w:r>
        <w:rPr>
          <w:rFonts w:hint="eastAsia"/>
        </w:rPr>
        <w:t>由</w:t>
      </w:r>
      <w:r>
        <w:rPr>
          <w:rFonts w:hint="eastAsia"/>
        </w:rPr>
        <w:t>TSP</w:t>
      </w:r>
      <w:r>
        <w:rPr>
          <w:rFonts w:hint="eastAsia"/>
        </w:rPr>
        <w:t>发起</w:t>
      </w:r>
    </w:p>
  </w:comment>
  <w:comment w:id="379" w:author="凯宇" w:date="2020-05-22T08:34:00Z" w:initials="凯宇">
    <w:p w14:paraId="1B86144A" w14:textId="4388FFE3" w:rsidR="00C20922" w:rsidRDefault="00C20922">
      <w:pPr>
        <w:pStyle w:val="a5"/>
      </w:pPr>
      <w:r>
        <w:rPr>
          <w:rStyle w:val="af7"/>
        </w:rPr>
        <w:annotationRef/>
      </w:r>
      <w:r>
        <w:rPr>
          <w:rFonts w:hint="eastAsia"/>
        </w:rPr>
        <w:t>已修改，由</w:t>
      </w:r>
      <w:r>
        <w:rPr>
          <w:rFonts w:hint="eastAsia"/>
        </w:rPr>
        <w:t>TSP</w:t>
      </w:r>
      <w:r>
        <w:rPr>
          <w:rFonts w:hint="eastAsia"/>
        </w:rPr>
        <w:t>发起更新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150470" w15:done="0"/>
  <w15:commentEx w15:paraId="3F57F389" w15:done="0"/>
  <w15:commentEx w15:paraId="2C26A71D" w15:paraIdParent="3F57F389" w15:done="0"/>
  <w15:commentEx w15:paraId="61E5BCEE" w15:done="0"/>
  <w15:commentEx w15:paraId="458DD58C" w15:done="0"/>
  <w15:commentEx w15:paraId="6D462297" w15:paraIdParent="458DD58C" w15:done="0"/>
  <w15:commentEx w15:paraId="36A9E6AE" w15:done="0"/>
  <w15:commentEx w15:paraId="2F036360" w15:done="0"/>
  <w15:commentEx w15:paraId="6D4C489E" w15:paraIdParent="2F036360" w15:done="0"/>
  <w15:commentEx w15:paraId="4EB5BACF" w15:done="0"/>
  <w15:commentEx w15:paraId="046101A9" w15:paraIdParent="4EB5BACF" w15:done="0"/>
  <w15:commentEx w15:paraId="26C609C5" w15:done="0"/>
  <w15:commentEx w15:paraId="02CBFF16" w15:done="0"/>
  <w15:commentEx w15:paraId="33A3DF96" w15:paraIdParent="02CBFF16" w15:done="0"/>
  <w15:commentEx w15:paraId="67EF44E3" w15:done="0"/>
  <w15:commentEx w15:paraId="673F09A0" w15:paraIdParent="67EF44E3" w15:done="0"/>
  <w15:commentEx w15:paraId="2969EE9C" w15:done="0"/>
  <w15:commentEx w15:paraId="20F801C1" w15:paraIdParent="2969EE9C" w15:done="0"/>
  <w15:commentEx w15:paraId="1758F125" w15:done="0"/>
  <w15:commentEx w15:paraId="6D2BB933" w15:paraIdParent="1758F125" w15:done="0"/>
  <w15:commentEx w15:paraId="441CA751" w15:done="0"/>
  <w15:commentEx w15:paraId="19D9C27C" w15:paraIdParent="441CA751" w15:done="0"/>
  <w15:commentEx w15:paraId="5088D34D" w15:done="0"/>
  <w15:commentEx w15:paraId="4A992C16" w15:done="0"/>
  <w15:commentEx w15:paraId="46FE399C" w15:done="0"/>
  <w15:commentEx w15:paraId="43D4E567" w15:paraIdParent="46FE399C" w15:done="0"/>
  <w15:commentEx w15:paraId="403844CC" w15:done="0"/>
  <w15:commentEx w15:paraId="79CD88A5" w15:paraIdParent="403844CC" w15:done="0"/>
  <w15:commentEx w15:paraId="39D9FCF5" w15:done="0"/>
  <w15:commentEx w15:paraId="355F6187" w15:done="0"/>
  <w15:commentEx w15:paraId="50D5358A" w15:done="0"/>
  <w15:commentEx w15:paraId="072F635C" w15:paraIdParent="50D5358A" w15:done="0"/>
  <w15:commentEx w15:paraId="283479F6" w15:done="0"/>
  <w15:commentEx w15:paraId="057AD1EB" w15:paraIdParent="283479F6" w15:done="0"/>
  <w15:commentEx w15:paraId="7FA06F6E" w15:done="0"/>
  <w15:commentEx w15:paraId="1B8614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9265D" w16cex:dateUtc="2020-05-15T06:31:00Z"/>
  <w16cex:commentExtensible w16cex:durableId="226926C1" w16cex:dateUtc="2020-05-15T06:33:00Z"/>
  <w16cex:commentExtensible w16cex:durableId="226E989E" w16cex:dateUtc="2020-05-19T09:40:00Z"/>
  <w16cex:commentExtensible w16cex:durableId="22692A50" w16cex:dateUtc="2020-05-15T06:48:00Z"/>
  <w16cex:commentExtensible w16cex:durableId="226944B9" w16cex:dateUtc="2020-05-15T08:41:00Z"/>
  <w16cex:commentExtensible w16cex:durableId="226E9C09" w16cex:dateUtc="2020-05-19T09:55:00Z"/>
  <w16cex:commentExtensible w16cex:durableId="226701E5" w16cex:dateUtc="2020-05-13T15:31:00Z"/>
  <w16cex:commentExtensible w16cex:durableId="22694566" w16cex:dateUtc="2020-05-15T08:44:00Z"/>
  <w16cex:commentExtensible w16cex:durableId="22720F5B" w16cex:dateUtc="2020-05-22T00:44:00Z"/>
  <w16cex:commentExtensible w16cex:durableId="226944F9" w16cex:dateUtc="2020-05-15T08:42:00Z"/>
  <w16cex:commentExtensible w16cex:durableId="226F818F" w16cex:dateUtc="2020-05-20T02:14:00Z"/>
  <w16cex:commentExtensible w16cex:durableId="225EB328" w16cex:dateUtc="2020-05-07T08:17:00Z"/>
  <w16cex:commentExtensible w16cex:durableId="225EB69B" w16cex:dateUtc="2020-05-07T08:32:00Z"/>
  <w16cex:commentExtensible w16cex:durableId="226D449D" w16cex:dateUtc="2020-05-18T09:30:00Z"/>
  <w16cex:commentExtensible w16cex:durableId="22692E3E" w16cex:dateUtc="2020-05-15T07:05:00Z"/>
  <w16cex:commentExtensible w16cex:durableId="22720F27" w16cex:dateUtc="2020-05-22T00:43:00Z"/>
  <w16cex:commentExtensible w16cex:durableId="225EB963" w16cex:dateUtc="2020-05-07T08:44:00Z"/>
  <w16cex:commentExtensible w16cex:durableId="22720F04" w16cex:dateUtc="2020-05-22T00:42:00Z"/>
  <w16cex:commentExtensible w16cex:durableId="225EBAF4" w16cex:dateUtc="2020-05-07T08:51:00Z"/>
  <w16cex:commentExtensible w16cex:durableId="225FE607" w16cex:dateUtc="2020-05-08T06:07:00Z"/>
  <w16cex:commentExtensible w16cex:durableId="2269337E" w16cex:dateUtc="2020-05-15T07:27:00Z"/>
  <w16cex:commentExtensible w16cex:durableId="22718FCA" w16cex:dateUtc="2020-05-21T15:39:00Z"/>
  <w16cex:commentExtensible w16cex:durableId="2269446A" w16cex:dateUtc="2020-05-15T08:40:00Z"/>
  <w16cex:commentExtensible w16cex:durableId="2269350E" w16cex:dateUtc="2020-05-15T07:34:00Z"/>
  <w16cex:commentExtensible w16cex:durableId="225EC761" w16cex:dateUtc="2020-05-07T09:44:00Z"/>
  <w16cex:commentExtensible w16cex:durableId="22719215" w16cex:dateUtc="2020-05-21T15:49:00Z"/>
  <w16cex:commentExtensible w16cex:durableId="2269359B" w16cex:dateUtc="2020-05-15T07:36:00Z"/>
  <w16cex:commentExtensible w16cex:durableId="22720EDF" w16cex:dateUtc="2020-05-22T00:42:00Z"/>
  <w16cex:commentExtensible w16cex:durableId="226939B2" w16cex:dateUtc="2020-05-15T07:54:00Z"/>
  <w16cex:commentExtensible w16cex:durableId="22693965" w16cex:dateUtc="2020-05-15T07:53:00Z"/>
  <w16cex:commentExtensible w16cex:durableId="22693D63" w16cex:dateUtc="2020-05-15T08:10:00Z"/>
  <w16cex:commentExtensible w16cex:durableId="22720CA9" w16cex:dateUtc="2020-05-22T00:32:00Z"/>
  <w16cex:commentExtensible w16cex:durableId="22693E04" w16cex:dateUtc="2020-05-15T08:12:00Z"/>
  <w16cex:commentExtensible w16cex:durableId="22720CD5" w16cex:dateUtc="2020-05-22T00:33:00Z"/>
  <w16cex:commentExtensible w16cex:durableId="226940E8" w16cex:dateUtc="2020-05-15T08:25:00Z"/>
  <w16cex:commentExtensible w16cex:durableId="22720D05" w16cex:dateUtc="2020-05-22T0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150470" w16cid:durableId="2269265D"/>
  <w16cid:commentId w16cid:paraId="3F57F389" w16cid:durableId="226926C1"/>
  <w16cid:commentId w16cid:paraId="2C26A71D" w16cid:durableId="226E989E"/>
  <w16cid:commentId w16cid:paraId="61E5BCEE" w16cid:durableId="22692A50"/>
  <w16cid:commentId w16cid:paraId="458DD58C" w16cid:durableId="226944B9"/>
  <w16cid:commentId w16cid:paraId="6D462297" w16cid:durableId="226E9C09"/>
  <w16cid:commentId w16cid:paraId="36A9E6AE" w16cid:durableId="226701E5"/>
  <w16cid:commentId w16cid:paraId="2F036360" w16cid:durableId="22694566"/>
  <w16cid:commentId w16cid:paraId="6D4C489E" w16cid:durableId="22720F5B"/>
  <w16cid:commentId w16cid:paraId="4EB5BACF" w16cid:durableId="226944F9"/>
  <w16cid:commentId w16cid:paraId="046101A9" w16cid:durableId="226F818F"/>
  <w16cid:commentId w16cid:paraId="26C609C5" w16cid:durableId="225EB328"/>
  <w16cid:commentId w16cid:paraId="02CBFF16" w16cid:durableId="225EB69B"/>
  <w16cid:commentId w16cid:paraId="33A3DF96" w16cid:durableId="226D449D"/>
  <w16cid:commentId w16cid:paraId="67EF44E3" w16cid:durableId="22692E3E"/>
  <w16cid:commentId w16cid:paraId="673F09A0" w16cid:durableId="22720F27"/>
  <w16cid:commentId w16cid:paraId="2969EE9C" w16cid:durableId="225EB963"/>
  <w16cid:commentId w16cid:paraId="20F801C1" w16cid:durableId="22720F04"/>
  <w16cid:commentId w16cid:paraId="1758F125" w16cid:durableId="225EBAF4"/>
  <w16cid:commentId w16cid:paraId="6D2BB933" w16cid:durableId="225FE607"/>
  <w16cid:commentId w16cid:paraId="441CA751" w16cid:durableId="2269337E"/>
  <w16cid:commentId w16cid:paraId="19D9C27C" w16cid:durableId="22718FCA"/>
  <w16cid:commentId w16cid:paraId="5088D34D" w16cid:durableId="2269446A"/>
  <w16cid:commentId w16cid:paraId="4A992C16" w16cid:durableId="2269350E"/>
  <w16cid:commentId w16cid:paraId="46FE399C" w16cid:durableId="225EC761"/>
  <w16cid:commentId w16cid:paraId="43D4E567" w16cid:durableId="22719215"/>
  <w16cid:commentId w16cid:paraId="403844CC" w16cid:durableId="2269359B"/>
  <w16cid:commentId w16cid:paraId="79CD88A5" w16cid:durableId="22720EDF"/>
  <w16cid:commentId w16cid:paraId="39D9FCF5" w16cid:durableId="226939B2"/>
  <w16cid:commentId w16cid:paraId="355F6187" w16cid:durableId="22693965"/>
  <w16cid:commentId w16cid:paraId="50D5358A" w16cid:durableId="22693D63"/>
  <w16cid:commentId w16cid:paraId="072F635C" w16cid:durableId="22720CA9"/>
  <w16cid:commentId w16cid:paraId="283479F6" w16cid:durableId="22693E04"/>
  <w16cid:commentId w16cid:paraId="057AD1EB" w16cid:durableId="22720CD5"/>
  <w16cid:commentId w16cid:paraId="7FA06F6E" w16cid:durableId="226940E8"/>
  <w16cid:commentId w16cid:paraId="1B86144A" w16cid:durableId="22720D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79CA0" w14:textId="77777777" w:rsidR="00162AF6" w:rsidRDefault="00162AF6">
      <w:pPr>
        <w:spacing w:after="0" w:line="240" w:lineRule="auto"/>
      </w:pPr>
      <w:r>
        <w:separator/>
      </w:r>
    </w:p>
  </w:endnote>
  <w:endnote w:type="continuationSeparator" w:id="0">
    <w:p w14:paraId="4B5E5DF7" w14:textId="77777777" w:rsidR="00162AF6" w:rsidRDefault="00162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sch Office Sans">
    <w:altName w:val="Calibri"/>
    <w:charset w:val="00"/>
    <w:family w:val="auto"/>
    <w:pitch w:val="default"/>
    <w:sig w:usb0="00000000"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Noto Sans Mono CJK JP Bold">
    <w:altName w:val="Calibri"/>
    <w:charset w:val="00"/>
    <w:family w:val="swiss"/>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CC6EC" w14:textId="77777777" w:rsidR="00E64D17" w:rsidRDefault="00E64D17">
    <w:pPr>
      <w:pStyle w:val="a9"/>
    </w:pPr>
    <w:r>
      <w:rPr>
        <w:noProof/>
      </w:rPr>
      <mc:AlternateContent>
        <mc:Choice Requires="wps">
          <w:drawing>
            <wp:anchor distT="0" distB="0" distL="114300" distR="114300" simplePos="0" relativeHeight="251658240" behindDoc="0" locked="0" layoutInCell="1" allowOverlap="1" wp14:anchorId="48C88130" wp14:editId="4F10EA13">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0BA5C" w14:textId="77777777" w:rsidR="00E64D17" w:rsidRDefault="00E64D1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rFonts w:hint="eastAsia"/>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C88130" id="_x0000_t202" coordsize="21600,21600" o:spt="202" path="m,l,21600r21600,l21600,xe">
              <v:stroke joinstyle="miter"/>
              <v:path gradientshapeok="t" o:connecttype="rect"/>
            </v:shapetype>
            <v:shape id="文本框 7"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pPYQIAAAoFAAAOAAAAZHJzL2Uyb0RvYy54bWysVE1uEzEU3iNxB8t7OmkRbRR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ayqk9hAgAACgUAAA4AAAAAAAAAAAAAAAAALgIAAGRycy9lMm9Eb2MueG1s&#10;UEsBAi0AFAAGAAgAAAAhAHGq0bnXAAAABQEAAA8AAAAAAAAAAAAAAAAAuwQAAGRycy9kb3ducmV2&#10;LnhtbFBLBQYAAAAABAAEAPMAAAC/BQAAAAA=&#10;" filled="f" stroked="f" strokeweight=".5pt">
              <v:textbox style="mso-fit-shape-to-text:t" inset="0,0,0,0">
                <w:txbxContent>
                  <w:p w14:paraId="56F0BA5C" w14:textId="77777777" w:rsidR="00E64D17" w:rsidRDefault="00E64D1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rFonts w:hint="eastAsia"/>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8D2E1" w14:textId="77777777" w:rsidR="00162AF6" w:rsidRDefault="00162AF6">
      <w:pPr>
        <w:spacing w:after="0" w:line="240" w:lineRule="auto"/>
      </w:pPr>
      <w:r>
        <w:separator/>
      </w:r>
    </w:p>
  </w:footnote>
  <w:footnote w:type="continuationSeparator" w:id="0">
    <w:p w14:paraId="1585557B" w14:textId="77777777" w:rsidR="00162AF6" w:rsidRDefault="00162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6AB02" w14:textId="77777777" w:rsidR="00E64D17" w:rsidRDefault="00E64D17">
    <w:pPr>
      <w:pStyle w:val="ab"/>
      <w:pBdr>
        <w:bottom w:val="single" w:sz="4" w:space="0" w:color="auto"/>
      </w:pBdr>
      <w:tabs>
        <w:tab w:val="clear" w:pos="4680"/>
        <w:tab w:val="clear" w:pos="9360"/>
        <w:tab w:val="left" w:pos="7316"/>
      </w:tabs>
      <w:rPr>
        <w:rFonts w:ascii="宋体" w:hAnsi="宋体"/>
        <w:sz w:val="21"/>
        <w:szCs w:val="21"/>
      </w:rPr>
    </w:pPr>
    <w:r>
      <w:rPr>
        <w:noProof/>
      </w:rPr>
      <w:drawing>
        <wp:inline distT="0" distB="0" distL="0" distR="0" wp14:anchorId="4844237C" wp14:editId="79122954">
          <wp:extent cx="702945" cy="359410"/>
          <wp:effectExtent l="0" t="0" r="1905" b="2540"/>
          <wp:docPr id="6" name="图片 6" descr="https://ss0.bdstatic.com/94oJfD_bAAcT8t7mm9GUKT-xh_/timg?image&amp;quality=100&amp;size=b4000_4000&amp;sec=1577149409&amp;di=d953443e84a025d0514c5e1b56cf9e95&amp;src=http://www.evsc.cn/uploadfile/image/20180326/20180326115517_30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0.bdstatic.com/94oJfD_bAAcT8t7mm9GUKT-xh_/timg?image&amp;quality=100&amp;size=b4000_4000&amp;sec=1577149409&amp;di=d953443e84a025d0514c5e1b56cf9e95&amp;src=http://www.evsc.cn/uploadfile/image/20180326/20180326115517_3058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03319" cy="360000"/>
                  </a:xfrm>
                  <a:prstGeom prst="rect">
                    <a:avLst/>
                  </a:prstGeom>
                  <a:noFill/>
                  <a:ln>
                    <a:noFill/>
                  </a:ln>
                </pic:spPr>
              </pic:pic>
            </a:graphicData>
          </a:graphic>
        </wp:inline>
      </w:drawing>
    </w:r>
    <w:r>
      <w:tab/>
    </w:r>
    <w:r>
      <w:rPr>
        <w:rFonts w:ascii="宋体" w:hAnsi="宋体" w:hint="eastAsia"/>
        <w:sz w:val="21"/>
        <w:szCs w:val="21"/>
      </w:rPr>
      <w:t>宝能汽车有限公司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D637E"/>
    <w:multiLevelType w:val="hybridMultilevel"/>
    <w:tmpl w:val="20F83FE8"/>
    <w:lvl w:ilvl="0" w:tplc="25B02362">
      <w:start w:val="1"/>
      <w:numFmt w:val="decimal"/>
      <w:suff w:val="nothing"/>
      <w:lvlText w:val="%1、"/>
      <w:lvlJc w:val="left"/>
      <w:pPr>
        <w:ind w:left="1080" w:hanging="360"/>
      </w:pPr>
      <w:rPr>
        <w:rFonts w:hint="default"/>
        <w:b w:val="0"/>
        <w:bCs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3AD437C"/>
    <w:multiLevelType w:val="hybridMultilevel"/>
    <w:tmpl w:val="A2E22F7C"/>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9EF494F"/>
    <w:multiLevelType w:val="multilevel"/>
    <w:tmpl w:val="934E7FA8"/>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rPr>
        <w:i w:val="0"/>
        <w:iCs w:val="0"/>
      </w:rPr>
    </w:lvl>
    <w:lvl w:ilvl="2">
      <w:start w:val="1"/>
      <w:numFmt w:val="decimal"/>
      <w:pStyle w:val="3"/>
      <w:lvlText w:val="%1.%2.%3"/>
      <w:lvlJc w:val="left"/>
      <w:pPr>
        <w:tabs>
          <w:tab w:val="left" w:pos="720"/>
        </w:tabs>
        <w:ind w:left="720" w:hanging="720"/>
      </w:pPr>
      <w:rPr>
        <w:rFonts w:ascii="Times New Roman" w:hAnsi="Times New Roman" w:cs="Times New Roman" w:hint="default"/>
      </w:rPr>
    </w:lvl>
    <w:lvl w:ilvl="3">
      <w:start w:val="1"/>
      <w:numFmt w:val="decimal"/>
      <w:pStyle w:val="4"/>
      <w:lvlText w:val="%1.%2.%3.%4"/>
      <w:lvlJc w:val="left"/>
      <w:pPr>
        <w:tabs>
          <w:tab w:val="left" w:pos="864"/>
        </w:tabs>
        <w:ind w:left="864" w:hanging="864"/>
      </w:pPr>
      <w:rPr>
        <w:rFonts w:ascii="Times New Roman" w:hAnsi="Times New Roman" w:cs="Times New Roman" w:hint="default"/>
        <w:sz w:val="28"/>
        <w:szCs w:val="28"/>
      </w:rPr>
    </w:lvl>
    <w:lvl w:ilvl="4">
      <w:start w:val="1"/>
      <w:numFmt w:val="decimal"/>
      <w:pStyle w:val="5"/>
      <w:lvlText w:val="%1.%2.%3.%4.%5"/>
      <w:lvlJc w:val="left"/>
      <w:pPr>
        <w:tabs>
          <w:tab w:val="left" w:pos="1008"/>
        </w:tabs>
        <w:ind w:left="1008" w:hanging="1008"/>
      </w:pPr>
      <w:rPr>
        <w:rFonts w:ascii="Times New Roman" w:eastAsia="宋体" w:hAnsi="Times New Roman" w:cs="Times New Roman" w:hint="default"/>
        <w:i w:val="0"/>
        <w:iCs w:val="0"/>
        <w:sz w:val="24"/>
        <w:szCs w:val="24"/>
        <w:lang w:val="en-US"/>
      </w:r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3" w15:restartNumberingAfterBreak="0">
    <w:nsid w:val="0E725FD0"/>
    <w:multiLevelType w:val="hybridMultilevel"/>
    <w:tmpl w:val="984C3028"/>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F5F537E"/>
    <w:multiLevelType w:val="hybridMultilevel"/>
    <w:tmpl w:val="7DE66BE2"/>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0A36AB7"/>
    <w:multiLevelType w:val="hybridMultilevel"/>
    <w:tmpl w:val="7DE66BE2"/>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1896044"/>
    <w:multiLevelType w:val="hybridMultilevel"/>
    <w:tmpl w:val="D54EB8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cs="Wingdings" w:hint="default"/>
      </w:rPr>
    </w:lvl>
    <w:lvl w:ilvl="2" w:tplc="04090005" w:tentative="1">
      <w:start w:val="1"/>
      <w:numFmt w:val="bullet"/>
      <w:lvlText w:val=""/>
      <w:lvlJc w:val="left"/>
      <w:pPr>
        <w:ind w:left="2160" w:hanging="420"/>
      </w:pPr>
      <w:rPr>
        <w:rFonts w:ascii="Wingdings" w:hAnsi="Wingdings" w:cs="Wingdings" w:hint="default"/>
      </w:rPr>
    </w:lvl>
    <w:lvl w:ilvl="3" w:tplc="04090001" w:tentative="1">
      <w:start w:val="1"/>
      <w:numFmt w:val="bullet"/>
      <w:lvlText w:val=""/>
      <w:lvlJc w:val="left"/>
      <w:pPr>
        <w:ind w:left="2580" w:hanging="420"/>
      </w:pPr>
      <w:rPr>
        <w:rFonts w:ascii="Wingdings" w:hAnsi="Wingdings" w:cs="Wingdings" w:hint="default"/>
      </w:rPr>
    </w:lvl>
    <w:lvl w:ilvl="4" w:tplc="04090003" w:tentative="1">
      <w:start w:val="1"/>
      <w:numFmt w:val="bullet"/>
      <w:lvlText w:val=""/>
      <w:lvlJc w:val="left"/>
      <w:pPr>
        <w:ind w:left="3000" w:hanging="420"/>
      </w:pPr>
      <w:rPr>
        <w:rFonts w:ascii="Wingdings" w:hAnsi="Wingdings" w:cs="Wingdings" w:hint="default"/>
      </w:rPr>
    </w:lvl>
    <w:lvl w:ilvl="5" w:tplc="04090005" w:tentative="1">
      <w:start w:val="1"/>
      <w:numFmt w:val="bullet"/>
      <w:lvlText w:val=""/>
      <w:lvlJc w:val="left"/>
      <w:pPr>
        <w:ind w:left="3420" w:hanging="420"/>
      </w:pPr>
      <w:rPr>
        <w:rFonts w:ascii="Wingdings" w:hAnsi="Wingdings" w:cs="Wingdings" w:hint="default"/>
      </w:rPr>
    </w:lvl>
    <w:lvl w:ilvl="6" w:tplc="04090001" w:tentative="1">
      <w:start w:val="1"/>
      <w:numFmt w:val="bullet"/>
      <w:lvlText w:val=""/>
      <w:lvlJc w:val="left"/>
      <w:pPr>
        <w:ind w:left="3840" w:hanging="420"/>
      </w:pPr>
      <w:rPr>
        <w:rFonts w:ascii="Wingdings" w:hAnsi="Wingdings" w:cs="Wingdings" w:hint="default"/>
      </w:rPr>
    </w:lvl>
    <w:lvl w:ilvl="7" w:tplc="04090003" w:tentative="1">
      <w:start w:val="1"/>
      <w:numFmt w:val="bullet"/>
      <w:lvlText w:val=""/>
      <w:lvlJc w:val="left"/>
      <w:pPr>
        <w:ind w:left="4260" w:hanging="420"/>
      </w:pPr>
      <w:rPr>
        <w:rFonts w:ascii="Wingdings" w:hAnsi="Wingdings" w:cs="Wingdings" w:hint="default"/>
      </w:rPr>
    </w:lvl>
    <w:lvl w:ilvl="8" w:tplc="04090005" w:tentative="1">
      <w:start w:val="1"/>
      <w:numFmt w:val="bullet"/>
      <w:lvlText w:val=""/>
      <w:lvlJc w:val="left"/>
      <w:pPr>
        <w:ind w:left="4680" w:hanging="420"/>
      </w:pPr>
      <w:rPr>
        <w:rFonts w:ascii="Wingdings" w:hAnsi="Wingdings" w:cs="Wingdings" w:hint="default"/>
      </w:rPr>
    </w:lvl>
  </w:abstractNum>
  <w:abstractNum w:abstractNumId="7" w15:restartNumberingAfterBreak="0">
    <w:nsid w:val="15447549"/>
    <w:multiLevelType w:val="hybridMultilevel"/>
    <w:tmpl w:val="65CCB4B6"/>
    <w:lvl w:ilvl="0" w:tplc="627E0854">
      <w:start w:val="1"/>
      <w:numFmt w:val="decimal"/>
      <w:suff w:val="nothing"/>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19447896"/>
    <w:multiLevelType w:val="hybridMultilevel"/>
    <w:tmpl w:val="F5D8F57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9DC4FD0"/>
    <w:multiLevelType w:val="hybridMultilevel"/>
    <w:tmpl w:val="65CCB4B6"/>
    <w:lvl w:ilvl="0" w:tplc="627E0854">
      <w:start w:val="1"/>
      <w:numFmt w:val="decimal"/>
      <w:suff w:val="nothing"/>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1CEE001A"/>
    <w:multiLevelType w:val="hybridMultilevel"/>
    <w:tmpl w:val="65CCB4B6"/>
    <w:lvl w:ilvl="0" w:tplc="627E0854">
      <w:start w:val="1"/>
      <w:numFmt w:val="decimal"/>
      <w:suff w:val="nothing"/>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265D0627"/>
    <w:multiLevelType w:val="hybridMultilevel"/>
    <w:tmpl w:val="A350D4F2"/>
    <w:lvl w:ilvl="0" w:tplc="5BF64A2A">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2" w15:restartNumberingAfterBreak="0">
    <w:nsid w:val="27D6711E"/>
    <w:multiLevelType w:val="hybridMultilevel"/>
    <w:tmpl w:val="C31478C4"/>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D221D32"/>
    <w:multiLevelType w:val="hybridMultilevel"/>
    <w:tmpl w:val="11DA1EB0"/>
    <w:lvl w:ilvl="0" w:tplc="850CBEF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2E5E131B"/>
    <w:multiLevelType w:val="hybridMultilevel"/>
    <w:tmpl w:val="4F4A2E52"/>
    <w:lvl w:ilvl="0" w:tplc="BD1C8A12">
      <w:start w:val="1"/>
      <w:numFmt w:val="decimal"/>
      <w:suff w:val="nothing"/>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372E19AE"/>
    <w:multiLevelType w:val="hybridMultilevel"/>
    <w:tmpl w:val="0A441D7A"/>
    <w:lvl w:ilvl="0" w:tplc="0EB0E1E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37EC05EB"/>
    <w:multiLevelType w:val="hybridMultilevel"/>
    <w:tmpl w:val="65CCB4B6"/>
    <w:lvl w:ilvl="0" w:tplc="627E0854">
      <w:start w:val="1"/>
      <w:numFmt w:val="decimal"/>
      <w:suff w:val="nothing"/>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3BB434E3"/>
    <w:multiLevelType w:val="hybridMultilevel"/>
    <w:tmpl w:val="F814ACCC"/>
    <w:lvl w:ilvl="0" w:tplc="FFC26EC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3E784025"/>
    <w:multiLevelType w:val="hybridMultilevel"/>
    <w:tmpl w:val="21D0AA2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cs="Wingdings" w:hint="default"/>
      </w:rPr>
    </w:lvl>
    <w:lvl w:ilvl="2" w:tplc="04090005" w:tentative="1">
      <w:start w:val="1"/>
      <w:numFmt w:val="bullet"/>
      <w:lvlText w:val=""/>
      <w:lvlJc w:val="left"/>
      <w:pPr>
        <w:ind w:left="2160" w:hanging="420"/>
      </w:pPr>
      <w:rPr>
        <w:rFonts w:ascii="Wingdings" w:hAnsi="Wingdings" w:cs="Wingdings" w:hint="default"/>
      </w:rPr>
    </w:lvl>
    <w:lvl w:ilvl="3" w:tplc="04090001" w:tentative="1">
      <w:start w:val="1"/>
      <w:numFmt w:val="bullet"/>
      <w:lvlText w:val=""/>
      <w:lvlJc w:val="left"/>
      <w:pPr>
        <w:ind w:left="2580" w:hanging="420"/>
      </w:pPr>
      <w:rPr>
        <w:rFonts w:ascii="Wingdings" w:hAnsi="Wingdings" w:cs="Wingdings" w:hint="default"/>
      </w:rPr>
    </w:lvl>
    <w:lvl w:ilvl="4" w:tplc="04090003" w:tentative="1">
      <w:start w:val="1"/>
      <w:numFmt w:val="bullet"/>
      <w:lvlText w:val=""/>
      <w:lvlJc w:val="left"/>
      <w:pPr>
        <w:ind w:left="3000" w:hanging="420"/>
      </w:pPr>
      <w:rPr>
        <w:rFonts w:ascii="Wingdings" w:hAnsi="Wingdings" w:cs="Wingdings" w:hint="default"/>
      </w:rPr>
    </w:lvl>
    <w:lvl w:ilvl="5" w:tplc="04090005" w:tentative="1">
      <w:start w:val="1"/>
      <w:numFmt w:val="bullet"/>
      <w:lvlText w:val=""/>
      <w:lvlJc w:val="left"/>
      <w:pPr>
        <w:ind w:left="3420" w:hanging="420"/>
      </w:pPr>
      <w:rPr>
        <w:rFonts w:ascii="Wingdings" w:hAnsi="Wingdings" w:cs="Wingdings" w:hint="default"/>
      </w:rPr>
    </w:lvl>
    <w:lvl w:ilvl="6" w:tplc="04090001" w:tentative="1">
      <w:start w:val="1"/>
      <w:numFmt w:val="bullet"/>
      <w:lvlText w:val=""/>
      <w:lvlJc w:val="left"/>
      <w:pPr>
        <w:ind w:left="3840" w:hanging="420"/>
      </w:pPr>
      <w:rPr>
        <w:rFonts w:ascii="Wingdings" w:hAnsi="Wingdings" w:cs="Wingdings" w:hint="default"/>
      </w:rPr>
    </w:lvl>
    <w:lvl w:ilvl="7" w:tplc="04090003" w:tentative="1">
      <w:start w:val="1"/>
      <w:numFmt w:val="bullet"/>
      <w:lvlText w:val=""/>
      <w:lvlJc w:val="left"/>
      <w:pPr>
        <w:ind w:left="4260" w:hanging="420"/>
      </w:pPr>
      <w:rPr>
        <w:rFonts w:ascii="Wingdings" w:hAnsi="Wingdings" w:cs="Wingdings" w:hint="default"/>
      </w:rPr>
    </w:lvl>
    <w:lvl w:ilvl="8" w:tplc="04090005" w:tentative="1">
      <w:start w:val="1"/>
      <w:numFmt w:val="bullet"/>
      <w:lvlText w:val=""/>
      <w:lvlJc w:val="left"/>
      <w:pPr>
        <w:ind w:left="4680" w:hanging="420"/>
      </w:pPr>
      <w:rPr>
        <w:rFonts w:ascii="Wingdings" w:hAnsi="Wingdings" w:cs="Wingdings" w:hint="default"/>
      </w:rPr>
    </w:lvl>
  </w:abstractNum>
  <w:abstractNum w:abstractNumId="19" w15:restartNumberingAfterBreak="0">
    <w:nsid w:val="404610C9"/>
    <w:multiLevelType w:val="hybridMultilevel"/>
    <w:tmpl w:val="FD66C1C4"/>
    <w:lvl w:ilvl="0" w:tplc="04090001">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cs="Wingdings" w:hint="default"/>
      </w:rPr>
    </w:lvl>
    <w:lvl w:ilvl="2" w:tplc="04090005" w:tentative="1">
      <w:start w:val="1"/>
      <w:numFmt w:val="bullet"/>
      <w:lvlText w:val=""/>
      <w:lvlJc w:val="left"/>
      <w:pPr>
        <w:ind w:left="2340" w:hanging="420"/>
      </w:pPr>
      <w:rPr>
        <w:rFonts w:ascii="Wingdings" w:hAnsi="Wingdings" w:cs="Wingdings" w:hint="default"/>
      </w:rPr>
    </w:lvl>
    <w:lvl w:ilvl="3" w:tplc="04090001" w:tentative="1">
      <w:start w:val="1"/>
      <w:numFmt w:val="bullet"/>
      <w:lvlText w:val=""/>
      <w:lvlJc w:val="left"/>
      <w:pPr>
        <w:ind w:left="2760" w:hanging="420"/>
      </w:pPr>
      <w:rPr>
        <w:rFonts w:ascii="Wingdings" w:hAnsi="Wingdings" w:cs="Wingdings" w:hint="default"/>
      </w:rPr>
    </w:lvl>
    <w:lvl w:ilvl="4" w:tplc="04090003" w:tentative="1">
      <w:start w:val="1"/>
      <w:numFmt w:val="bullet"/>
      <w:lvlText w:val=""/>
      <w:lvlJc w:val="left"/>
      <w:pPr>
        <w:ind w:left="3180" w:hanging="420"/>
      </w:pPr>
      <w:rPr>
        <w:rFonts w:ascii="Wingdings" w:hAnsi="Wingdings" w:cs="Wingdings" w:hint="default"/>
      </w:rPr>
    </w:lvl>
    <w:lvl w:ilvl="5" w:tplc="04090005" w:tentative="1">
      <w:start w:val="1"/>
      <w:numFmt w:val="bullet"/>
      <w:lvlText w:val=""/>
      <w:lvlJc w:val="left"/>
      <w:pPr>
        <w:ind w:left="3600" w:hanging="420"/>
      </w:pPr>
      <w:rPr>
        <w:rFonts w:ascii="Wingdings" w:hAnsi="Wingdings" w:cs="Wingdings" w:hint="default"/>
      </w:rPr>
    </w:lvl>
    <w:lvl w:ilvl="6" w:tplc="04090001" w:tentative="1">
      <w:start w:val="1"/>
      <w:numFmt w:val="bullet"/>
      <w:lvlText w:val=""/>
      <w:lvlJc w:val="left"/>
      <w:pPr>
        <w:ind w:left="4020" w:hanging="420"/>
      </w:pPr>
      <w:rPr>
        <w:rFonts w:ascii="Wingdings" w:hAnsi="Wingdings" w:cs="Wingdings" w:hint="default"/>
      </w:rPr>
    </w:lvl>
    <w:lvl w:ilvl="7" w:tplc="04090003" w:tentative="1">
      <w:start w:val="1"/>
      <w:numFmt w:val="bullet"/>
      <w:lvlText w:val=""/>
      <w:lvlJc w:val="left"/>
      <w:pPr>
        <w:ind w:left="4440" w:hanging="420"/>
      </w:pPr>
      <w:rPr>
        <w:rFonts w:ascii="Wingdings" w:hAnsi="Wingdings" w:cs="Wingdings" w:hint="default"/>
      </w:rPr>
    </w:lvl>
    <w:lvl w:ilvl="8" w:tplc="04090005" w:tentative="1">
      <w:start w:val="1"/>
      <w:numFmt w:val="bullet"/>
      <w:lvlText w:val=""/>
      <w:lvlJc w:val="left"/>
      <w:pPr>
        <w:ind w:left="4860" w:hanging="420"/>
      </w:pPr>
      <w:rPr>
        <w:rFonts w:ascii="Wingdings" w:hAnsi="Wingdings" w:cs="Wingdings" w:hint="default"/>
      </w:rPr>
    </w:lvl>
  </w:abstractNum>
  <w:abstractNum w:abstractNumId="20" w15:restartNumberingAfterBreak="0">
    <w:nsid w:val="42CB1734"/>
    <w:multiLevelType w:val="hybridMultilevel"/>
    <w:tmpl w:val="984C3028"/>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47A11E1A"/>
    <w:multiLevelType w:val="hybridMultilevel"/>
    <w:tmpl w:val="65CCB4B6"/>
    <w:lvl w:ilvl="0" w:tplc="627E0854">
      <w:start w:val="1"/>
      <w:numFmt w:val="decimal"/>
      <w:suff w:val="nothing"/>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48635254"/>
    <w:multiLevelType w:val="hybridMultilevel"/>
    <w:tmpl w:val="0A441D7A"/>
    <w:lvl w:ilvl="0" w:tplc="0EB0E1E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4B803C30"/>
    <w:multiLevelType w:val="hybridMultilevel"/>
    <w:tmpl w:val="56124AC2"/>
    <w:lvl w:ilvl="0" w:tplc="0BD67D88">
      <w:start w:val="1"/>
      <w:numFmt w:val="decimal"/>
      <w:suff w:val="nothing"/>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4" w15:restartNumberingAfterBreak="0">
    <w:nsid w:val="5188117E"/>
    <w:multiLevelType w:val="hybridMultilevel"/>
    <w:tmpl w:val="A350D4F2"/>
    <w:lvl w:ilvl="0" w:tplc="5BF64A2A">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5" w15:restartNumberingAfterBreak="0">
    <w:nsid w:val="52D03593"/>
    <w:multiLevelType w:val="hybridMultilevel"/>
    <w:tmpl w:val="984C3028"/>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D6D6B44"/>
    <w:multiLevelType w:val="hybridMultilevel"/>
    <w:tmpl w:val="C3845A3C"/>
    <w:lvl w:ilvl="0" w:tplc="04090001">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27" w15:restartNumberingAfterBreak="0">
    <w:nsid w:val="5D8045CC"/>
    <w:multiLevelType w:val="hybridMultilevel"/>
    <w:tmpl w:val="F0D0E1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E534329"/>
    <w:multiLevelType w:val="singleLevel"/>
    <w:tmpl w:val="5E534329"/>
    <w:lvl w:ilvl="0">
      <w:start w:val="1"/>
      <w:numFmt w:val="decimal"/>
      <w:lvlText w:val="%1."/>
      <w:lvlJc w:val="left"/>
      <w:pPr>
        <w:ind w:left="425" w:hanging="425"/>
      </w:pPr>
      <w:rPr>
        <w:rFonts w:hint="default"/>
      </w:rPr>
    </w:lvl>
  </w:abstractNum>
  <w:abstractNum w:abstractNumId="29" w15:restartNumberingAfterBreak="0">
    <w:nsid w:val="60125F33"/>
    <w:multiLevelType w:val="hybridMultilevel"/>
    <w:tmpl w:val="C70227E8"/>
    <w:lvl w:ilvl="0" w:tplc="6AE68A78">
      <w:start w:val="1"/>
      <w:numFmt w:val="decimalFullWidth"/>
      <w:lvlText w:val="%1、"/>
      <w:lvlJc w:val="left"/>
      <w:pPr>
        <w:ind w:left="1200" w:hanging="4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608C237F"/>
    <w:multiLevelType w:val="hybridMultilevel"/>
    <w:tmpl w:val="C31478C4"/>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61F71EA9"/>
    <w:multiLevelType w:val="hybridMultilevel"/>
    <w:tmpl w:val="54940A08"/>
    <w:lvl w:ilvl="0" w:tplc="1E143A8A">
      <w:start w:val="1"/>
      <w:numFmt w:val="decimal"/>
      <w:suff w:val="nothing"/>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393404C"/>
    <w:multiLevelType w:val="hybridMultilevel"/>
    <w:tmpl w:val="65CCB4B6"/>
    <w:lvl w:ilvl="0" w:tplc="627E0854">
      <w:start w:val="1"/>
      <w:numFmt w:val="decimal"/>
      <w:suff w:val="nothing"/>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6F6B1FE0"/>
    <w:multiLevelType w:val="hybridMultilevel"/>
    <w:tmpl w:val="82709982"/>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70E54457"/>
    <w:multiLevelType w:val="hybridMultilevel"/>
    <w:tmpl w:val="65CCB4B6"/>
    <w:lvl w:ilvl="0" w:tplc="627E0854">
      <w:start w:val="1"/>
      <w:numFmt w:val="decimal"/>
      <w:suff w:val="nothing"/>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15:restartNumberingAfterBreak="0">
    <w:nsid w:val="73A7202F"/>
    <w:multiLevelType w:val="hybridMultilevel"/>
    <w:tmpl w:val="C31478C4"/>
    <w:lvl w:ilvl="0" w:tplc="7A1C25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744B339E"/>
    <w:multiLevelType w:val="hybridMultilevel"/>
    <w:tmpl w:val="85464F78"/>
    <w:lvl w:ilvl="0" w:tplc="F7DA26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7E5E3DAB"/>
    <w:multiLevelType w:val="hybridMultilevel"/>
    <w:tmpl w:val="A350D4F2"/>
    <w:lvl w:ilvl="0" w:tplc="5BF64A2A">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2"/>
  </w:num>
  <w:num w:numId="2">
    <w:abstractNumId w:val="28"/>
  </w:num>
  <w:num w:numId="3">
    <w:abstractNumId w:val="8"/>
  </w:num>
  <w:num w:numId="4">
    <w:abstractNumId w:val="36"/>
  </w:num>
  <w:num w:numId="5">
    <w:abstractNumId w:val="23"/>
  </w:num>
  <w:num w:numId="6">
    <w:abstractNumId w:val="6"/>
  </w:num>
  <w:num w:numId="7">
    <w:abstractNumId w:val="14"/>
  </w:num>
  <w:num w:numId="8">
    <w:abstractNumId w:val="3"/>
  </w:num>
  <w:num w:numId="9">
    <w:abstractNumId w:val="19"/>
  </w:num>
  <w:num w:numId="10">
    <w:abstractNumId w:val="25"/>
  </w:num>
  <w:num w:numId="11">
    <w:abstractNumId w:val="20"/>
  </w:num>
  <w:num w:numId="12">
    <w:abstractNumId w:val="5"/>
  </w:num>
  <w:num w:numId="13">
    <w:abstractNumId w:val="33"/>
  </w:num>
  <w:num w:numId="14">
    <w:abstractNumId w:val="1"/>
  </w:num>
  <w:num w:numId="15">
    <w:abstractNumId w:val="4"/>
  </w:num>
  <w:num w:numId="16">
    <w:abstractNumId w:val="35"/>
  </w:num>
  <w:num w:numId="17">
    <w:abstractNumId w:val="24"/>
  </w:num>
  <w:num w:numId="18">
    <w:abstractNumId w:val="18"/>
  </w:num>
  <w:num w:numId="19">
    <w:abstractNumId w:val="32"/>
  </w:num>
  <w:num w:numId="20">
    <w:abstractNumId w:val="7"/>
  </w:num>
  <w:num w:numId="21">
    <w:abstractNumId w:val="9"/>
  </w:num>
  <w:num w:numId="22">
    <w:abstractNumId w:val="16"/>
  </w:num>
  <w:num w:numId="23">
    <w:abstractNumId w:val="10"/>
  </w:num>
  <w:num w:numId="24">
    <w:abstractNumId w:val="15"/>
  </w:num>
  <w:num w:numId="25">
    <w:abstractNumId w:val="17"/>
  </w:num>
  <w:num w:numId="26">
    <w:abstractNumId w:val="13"/>
  </w:num>
  <w:num w:numId="27">
    <w:abstractNumId w:val="30"/>
  </w:num>
  <w:num w:numId="28">
    <w:abstractNumId w:val="37"/>
  </w:num>
  <w:num w:numId="29">
    <w:abstractNumId w:val="29"/>
  </w:num>
  <w:num w:numId="30">
    <w:abstractNumId w:val="21"/>
  </w:num>
  <w:num w:numId="31">
    <w:abstractNumId w:val="34"/>
  </w:num>
  <w:num w:numId="32">
    <w:abstractNumId w:val="22"/>
  </w:num>
  <w:num w:numId="33">
    <w:abstractNumId w:val="12"/>
  </w:num>
  <w:num w:numId="34">
    <w:abstractNumId w:val="11"/>
  </w:num>
  <w:num w:numId="35">
    <w:abstractNumId w:val="0"/>
  </w:num>
  <w:num w:numId="36">
    <w:abstractNumId w:val="27"/>
  </w:num>
  <w:num w:numId="37">
    <w:abstractNumId w:val="2"/>
  </w:num>
  <w:num w:numId="38">
    <w:abstractNumId w:val="2"/>
  </w:num>
  <w:num w:numId="39">
    <w:abstractNumId w:val="31"/>
  </w:num>
  <w:num w:numId="40">
    <w:abstractNumId w:val="2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凯宇">
    <w15:presenceInfo w15:providerId="Windows Live" w15:userId="36364509b6684e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E3F"/>
    <w:rsid w:val="00003256"/>
    <w:rsid w:val="00007420"/>
    <w:rsid w:val="00011F6F"/>
    <w:rsid w:val="00012234"/>
    <w:rsid w:val="00012516"/>
    <w:rsid w:val="0001310D"/>
    <w:rsid w:val="000144F6"/>
    <w:rsid w:val="00015BDD"/>
    <w:rsid w:val="000166A3"/>
    <w:rsid w:val="0002038A"/>
    <w:rsid w:val="00021799"/>
    <w:rsid w:val="000241EC"/>
    <w:rsid w:val="00024BF2"/>
    <w:rsid w:val="00027950"/>
    <w:rsid w:val="00031D1C"/>
    <w:rsid w:val="00032478"/>
    <w:rsid w:val="0003399E"/>
    <w:rsid w:val="00040575"/>
    <w:rsid w:val="000420CD"/>
    <w:rsid w:val="000434CA"/>
    <w:rsid w:val="0004387B"/>
    <w:rsid w:val="00045A41"/>
    <w:rsid w:val="00045EBE"/>
    <w:rsid w:val="00050069"/>
    <w:rsid w:val="00051D59"/>
    <w:rsid w:val="000524F3"/>
    <w:rsid w:val="00052A1D"/>
    <w:rsid w:val="000569AE"/>
    <w:rsid w:val="00056EA8"/>
    <w:rsid w:val="00057F1D"/>
    <w:rsid w:val="000605DB"/>
    <w:rsid w:val="00063FB3"/>
    <w:rsid w:val="00064916"/>
    <w:rsid w:val="00067A05"/>
    <w:rsid w:val="00070B14"/>
    <w:rsid w:val="000723E4"/>
    <w:rsid w:val="00075467"/>
    <w:rsid w:val="000806DE"/>
    <w:rsid w:val="0008399E"/>
    <w:rsid w:val="0008756F"/>
    <w:rsid w:val="0009006A"/>
    <w:rsid w:val="00093684"/>
    <w:rsid w:val="00093E51"/>
    <w:rsid w:val="0009639E"/>
    <w:rsid w:val="000966DD"/>
    <w:rsid w:val="000971E0"/>
    <w:rsid w:val="000A506B"/>
    <w:rsid w:val="000A6C20"/>
    <w:rsid w:val="000B07A0"/>
    <w:rsid w:val="000D1181"/>
    <w:rsid w:val="000D2129"/>
    <w:rsid w:val="000D4AAD"/>
    <w:rsid w:val="000D4FD6"/>
    <w:rsid w:val="000D5BD7"/>
    <w:rsid w:val="000D5C6C"/>
    <w:rsid w:val="000D7007"/>
    <w:rsid w:val="000E121C"/>
    <w:rsid w:val="000E2549"/>
    <w:rsid w:val="000F168B"/>
    <w:rsid w:val="000F4768"/>
    <w:rsid w:val="000F5C82"/>
    <w:rsid w:val="000F5FFE"/>
    <w:rsid w:val="000F729F"/>
    <w:rsid w:val="000F7B71"/>
    <w:rsid w:val="00102665"/>
    <w:rsid w:val="0010285E"/>
    <w:rsid w:val="001032B3"/>
    <w:rsid w:val="001072FC"/>
    <w:rsid w:val="001105B7"/>
    <w:rsid w:val="00112E62"/>
    <w:rsid w:val="001142EA"/>
    <w:rsid w:val="00115AE8"/>
    <w:rsid w:val="001168D4"/>
    <w:rsid w:val="00116AC5"/>
    <w:rsid w:val="00116BE1"/>
    <w:rsid w:val="001172FF"/>
    <w:rsid w:val="00120484"/>
    <w:rsid w:val="0012081E"/>
    <w:rsid w:val="0012316F"/>
    <w:rsid w:val="00124E2A"/>
    <w:rsid w:val="00125FAD"/>
    <w:rsid w:val="001276A4"/>
    <w:rsid w:val="0013138A"/>
    <w:rsid w:val="00135EFD"/>
    <w:rsid w:val="00136B13"/>
    <w:rsid w:val="00137578"/>
    <w:rsid w:val="001375F3"/>
    <w:rsid w:val="00137A25"/>
    <w:rsid w:val="001407FC"/>
    <w:rsid w:val="001410F8"/>
    <w:rsid w:val="00141E85"/>
    <w:rsid w:val="001421F3"/>
    <w:rsid w:val="00143992"/>
    <w:rsid w:val="001442B7"/>
    <w:rsid w:val="00145877"/>
    <w:rsid w:val="001475FC"/>
    <w:rsid w:val="00150CC0"/>
    <w:rsid w:val="00150F91"/>
    <w:rsid w:val="00151497"/>
    <w:rsid w:val="00151C37"/>
    <w:rsid w:val="00152840"/>
    <w:rsid w:val="00153CE3"/>
    <w:rsid w:val="00155B73"/>
    <w:rsid w:val="001567C1"/>
    <w:rsid w:val="00157C30"/>
    <w:rsid w:val="00160F17"/>
    <w:rsid w:val="001615BF"/>
    <w:rsid w:val="00161B35"/>
    <w:rsid w:val="00162AF6"/>
    <w:rsid w:val="00164A20"/>
    <w:rsid w:val="00165CED"/>
    <w:rsid w:val="00166087"/>
    <w:rsid w:val="001712CB"/>
    <w:rsid w:val="00172A27"/>
    <w:rsid w:val="00173689"/>
    <w:rsid w:val="001776DD"/>
    <w:rsid w:val="00181066"/>
    <w:rsid w:val="00181613"/>
    <w:rsid w:val="001865D7"/>
    <w:rsid w:val="0019139D"/>
    <w:rsid w:val="001917F7"/>
    <w:rsid w:val="00193D3A"/>
    <w:rsid w:val="001941A7"/>
    <w:rsid w:val="00194E42"/>
    <w:rsid w:val="00194F03"/>
    <w:rsid w:val="0019610B"/>
    <w:rsid w:val="0019702C"/>
    <w:rsid w:val="00197EF0"/>
    <w:rsid w:val="001A051D"/>
    <w:rsid w:val="001A37D9"/>
    <w:rsid w:val="001A4ECA"/>
    <w:rsid w:val="001A729B"/>
    <w:rsid w:val="001B2ACA"/>
    <w:rsid w:val="001B4D8F"/>
    <w:rsid w:val="001B586A"/>
    <w:rsid w:val="001B7AA2"/>
    <w:rsid w:val="001C39D8"/>
    <w:rsid w:val="001C6509"/>
    <w:rsid w:val="001D238C"/>
    <w:rsid w:val="001D65E4"/>
    <w:rsid w:val="001D6CDA"/>
    <w:rsid w:val="001E1D64"/>
    <w:rsid w:val="001E2FEE"/>
    <w:rsid w:val="001E3BC0"/>
    <w:rsid w:val="001E5479"/>
    <w:rsid w:val="001E6DEE"/>
    <w:rsid w:val="001E6E36"/>
    <w:rsid w:val="001F01C6"/>
    <w:rsid w:val="001F0AF6"/>
    <w:rsid w:val="001F0BC0"/>
    <w:rsid w:val="001F0ED5"/>
    <w:rsid w:val="001F1AC9"/>
    <w:rsid w:val="001F2794"/>
    <w:rsid w:val="001F3D03"/>
    <w:rsid w:val="001F7973"/>
    <w:rsid w:val="00200297"/>
    <w:rsid w:val="00201589"/>
    <w:rsid w:val="00205DCF"/>
    <w:rsid w:val="00207EB8"/>
    <w:rsid w:val="00211E91"/>
    <w:rsid w:val="002157ED"/>
    <w:rsid w:val="00217520"/>
    <w:rsid w:val="00221323"/>
    <w:rsid w:val="00222FB0"/>
    <w:rsid w:val="00224072"/>
    <w:rsid w:val="0022410E"/>
    <w:rsid w:val="002255BC"/>
    <w:rsid w:val="002302BB"/>
    <w:rsid w:val="00241C2F"/>
    <w:rsid w:val="00243FC0"/>
    <w:rsid w:val="00244D7E"/>
    <w:rsid w:val="0024569F"/>
    <w:rsid w:val="00245B2D"/>
    <w:rsid w:val="00247D84"/>
    <w:rsid w:val="0025030E"/>
    <w:rsid w:val="00250C9D"/>
    <w:rsid w:val="002514E9"/>
    <w:rsid w:val="002523D5"/>
    <w:rsid w:val="00252B5B"/>
    <w:rsid w:val="002544DB"/>
    <w:rsid w:val="00257686"/>
    <w:rsid w:val="00261A2A"/>
    <w:rsid w:val="00262BF1"/>
    <w:rsid w:val="0026482B"/>
    <w:rsid w:val="002656A2"/>
    <w:rsid w:val="00271804"/>
    <w:rsid w:val="00275665"/>
    <w:rsid w:val="00276128"/>
    <w:rsid w:val="00280474"/>
    <w:rsid w:val="00281608"/>
    <w:rsid w:val="00287355"/>
    <w:rsid w:val="002902A8"/>
    <w:rsid w:val="002954DE"/>
    <w:rsid w:val="002A1620"/>
    <w:rsid w:val="002A193D"/>
    <w:rsid w:val="002A1C6A"/>
    <w:rsid w:val="002A1E9E"/>
    <w:rsid w:val="002A63FC"/>
    <w:rsid w:val="002A7037"/>
    <w:rsid w:val="002A7FFA"/>
    <w:rsid w:val="002B1187"/>
    <w:rsid w:val="002B1C29"/>
    <w:rsid w:val="002B4EA6"/>
    <w:rsid w:val="002B797C"/>
    <w:rsid w:val="002C18C3"/>
    <w:rsid w:val="002C64D1"/>
    <w:rsid w:val="002D2989"/>
    <w:rsid w:val="002D507C"/>
    <w:rsid w:val="002D7A99"/>
    <w:rsid w:val="002D7D29"/>
    <w:rsid w:val="002E154B"/>
    <w:rsid w:val="002E2CC8"/>
    <w:rsid w:val="002E31C5"/>
    <w:rsid w:val="002E52DE"/>
    <w:rsid w:val="002E6F14"/>
    <w:rsid w:val="002F001C"/>
    <w:rsid w:val="002F1E36"/>
    <w:rsid w:val="002F2A40"/>
    <w:rsid w:val="002F5FA1"/>
    <w:rsid w:val="002F6AB1"/>
    <w:rsid w:val="00300F6D"/>
    <w:rsid w:val="0030249F"/>
    <w:rsid w:val="00303C6E"/>
    <w:rsid w:val="00304D21"/>
    <w:rsid w:val="00312473"/>
    <w:rsid w:val="00313FF4"/>
    <w:rsid w:val="00315A27"/>
    <w:rsid w:val="003173F6"/>
    <w:rsid w:val="0032022E"/>
    <w:rsid w:val="00321C7C"/>
    <w:rsid w:val="00321E42"/>
    <w:rsid w:val="003233D4"/>
    <w:rsid w:val="003260E0"/>
    <w:rsid w:val="003267C0"/>
    <w:rsid w:val="00326DB7"/>
    <w:rsid w:val="00331326"/>
    <w:rsid w:val="003325FE"/>
    <w:rsid w:val="00333A7A"/>
    <w:rsid w:val="00334A6F"/>
    <w:rsid w:val="003375BD"/>
    <w:rsid w:val="0034203C"/>
    <w:rsid w:val="003459AB"/>
    <w:rsid w:val="00346444"/>
    <w:rsid w:val="00347C10"/>
    <w:rsid w:val="00351B7B"/>
    <w:rsid w:val="00354A8B"/>
    <w:rsid w:val="003563D4"/>
    <w:rsid w:val="00360DE3"/>
    <w:rsid w:val="00360FAF"/>
    <w:rsid w:val="00365FDA"/>
    <w:rsid w:val="003717B5"/>
    <w:rsid w:val="00371E34"/>
    <w:rsid w:val="0037322A"/>
    <w:rsid w:val="0037340E"/>
    <w:rsid w:val="00374412"/>
    <w:rsid w:val="00377283"/>
    <w:rsid w:val="00380F6D"/>
    <w:rsid w:val="003815FD"/>
    <w:rsid w:val="00381D01"/>
    <w:rsid w:val="003861B1"/>
    <w:rsid w:val="0038654E"/>
    <w:rsid w:val="003912C2"/>
    <w:rsid w:val="0039302D"/>
    <w:rsid w:val="00395814"/>
    <w:rsid w:val="0039713C"/>
    <w:rsid w:val="003A1D3F"/>
    <w:rsid w:val="003A3FE1"/>
    <w:rsid w:val="003A49D9"/>
    <w:rsid w:val="003A5DD1"/>
    <w:rsid w:val="003B27AF"/>
    <w:rsid w:val="003B3AF7"/>
    <w:rsid w:val="003B43A4"/>
    <w:rsid w:val="003B4E5D"/>
    <w:rsid w:val="003B66A5"/>
    <w:rsid w:val="003B69BB"/>
    <w:rsid w:val="003B7721"/>
    <w:rsid w:val="003B7CC3"/>
    <w:rsid w:val="003B7D69"/>
    <w:rsid w:val="003C0C15"/>
    <w:rsid w:val="003C49E9"/>
    <w:rsid w:val="003D00F0"/>
    <w:rsid w:val="003D151D"/>
    <w:rsid w:val="003D3556"/>
    <w:rsid w:val="003D66D0"/>
    <w:rsid w:val="003D67B9"/>
    <w:rsid w:val="003D70D2"/>
    <w:rsid w:val="003D71D5"/>
    <w:rsid w:val="003D7D75"/>
    <w:rsid w:val="003E0FB7"/>
    <w:rsid w:val="003E20B3"/>
    <w:rsid w:val="003E20BE"/>
    <w:rsid w:val="003E20F3"/>
    <w:rsid w:val="003E2D0C"/>
    <w:rsid w:val="003E455E"/>
    <w:rsid w:val="003E6A6C"/>
    <w:rsid w:val="003E6C87"/>
    <w:rsid w:val="003E6D61"/>
    <w:rsid w:val="003F3091"/>
    <w:rsid w:val="003F331C"/>
    <w:rsid w:val="003F4412"/>
    <w:rsid w:val="003F4A1D"/>
    <w:rsid w:val="003F62E0"/>
    <w:rsid w:val="00400490"/>
    <w:rsid w:val="004009EB"/>
    <w:rsid w:val="004014AB"/>
    <w:rsid w:val="00401C0A"/>
    <w:rsid w:val="00402805"/>
    <w:rsid w:val="0040362C"/>
    <w:rsid w:val="0040570D"/>
    <w:rsid w:val="00405EA8"/>
    <w:rsid w:val="00406BCB"/>
    <w:rsid w:val="00407787"/>
    <w:rsid w:val="004079D0"/>
    <w:rsid w:val="00413872"/>
    <w:rsid w:val="00414866"/>
    <w:rsid w:val="00414CC8"/>
    <w:rsid w:val="0041538B"/>
    <w:rsid w:val="00424B3F"/>
    <w:rsid w:val="0042530B"/>
    <w:rsid w:val="0042576D"/>
    <w:rsid w:val="004278E8"/>
    <w:rsid w:val="0043118C"/>
    <w:rsid w:val="00432E6E"/>
    <w:rsid w:val="004334E7"/>
    <w:rsid w:val="00435BD5"/>
    <w:rsid w:val="00440899"/>
    <w:rsid w:val="004420B3"/>
    <w:rsid w:val="00442BFB"/>
    <w:rsid w:val="00444FE3"/>
    <w:rsid w:val="0045015E"/>
    <w:rsid w:val="004505EF"/>
    <w:rsid w:val="0045106E"/>
    <w:rsid w:val="00452324"/>
    <w:rsid w:val="004532A7"/>
    <w:rsid w:val="0045359D"/>
    <w:rsid w:val="00455FD5"/>
    <w:rsid w:val="004569FC"/>
    <w:rsid w:val="00456ED5"/>
    <w:rsid w:val="00460A17"/>
    <w:rsid w:val="0046314A"/>
    <w:rsid w:val="0046397D"/>
    <w:rsid w:val="00464417"/>
    <w:rsid w:val="00464551"/>
    <w:rsid w:val="00466322"/>
    <w:rsid w:val="0046790F"/>
    <w:rsid w:val="004701B5"/>
    <w:rsid w:val="0047183A"/>
    <w:rsid w:val="004731BF"/>
    <w:rsid w:val="00473C18"/>
    <w:rsid w:val="00476A20"/>
    <w:rsid w:val="00477FBD"/>
    <w:rsid w:val="0048006C"/>
    <w:rsid w:val="0048158D"/>
    <w:rsid w:val="00483638"/>
    <w:rsid w:val="00485607"/>
    <w:rsid w:val="00491773"/>
    <w:rsid w:val="00492254"/>
    <w:rsid w:val="004924C6"/>
    <w:rsid w:val="00493C69"/>
    <w:rsid w:val="004A183E"/>
    <w:rsid w:val="004A43D6"/>
    <w:rsid w:val="004A4B54"/>
    <w:rsid w:val="004A52EB"/>
    <w:rsid w:val="004A55E7"/>
    <w:rsid w:val="004A77EE"/>
    <w:rsid w:val="004A7C8C"/>
    <w:rsid w:val="004B047E"/>
    <w:rsid w:val="004B5CFF"/>
    <w:rsid w:val="004B7551"/>
    <w:rsid w:val="004C0969"/>
    <w:rsid w:val="004C1850"/>
    <w:rsid w:val="004C2DF8"/>
    <w:rsid w:val="004C438A"/>
    <w:rsid w:val="004C4B8F"/>
    <w:rsid w:val="004C6432"/>
    <w:rsid w:val="004D6902"/>
    <w:rsid w:val="004D72E7"/>
    <w:rsid w:val="004D78A7"/>
    <w:rsid w:val="004E0468"/>
    <w:rsid w:val="004E1125"/>
    <w:rsid w:val="004E3567"/>
    <w:rsid w:val="004E429C"/>
    <w:rsid w:val="004E4E85"/>
    <w:rsid w:val="004E5F41"/>
    <w:rsid w:val="004F17A8"/>
    <w:rsid w:val="004F5F7C"/>
    <w:rsid w:val="004F62F6"/>
    <w:rsid w:val="004F6BAB"/>
    <w:rsid w:val="004F74F3"/>
    <w:rsid w:val="005009AA"/>
    <w:rsid w:val="00504660"/>
    <w:rsid w:val="00505BC8"/>
    <w:rsid w:val="00505E6F"/>
    <w:rsid w:val="00507788"/>
    <w:rsid w:val="00507BA9"/>
    <w:rsid w:val="005100DB"/>
    <w:rsid w:val="0051093E"/>
    <w:rsid w:val="00511269"/>
    <w:rsid w:val="005112B6"/>
    <w:rsid w:val="00513391"/>
    <w:rsid w:val="00513EFE"/>
    <w:rsid w:val="005150FD"/>
    <w:rsid w:val="00522051"/>
    <w:rsid w:val="00524E2B"/>
    <w:rsid w:val="0052623B"/>
    <w:rsid w:val="005301F1"/>
    <w:rsid w:val="005303F0"/>
    <w:rsid w:val="00533019"/>
    <w:rsid w:val="00537057"/>
    <w:rsid w:val="00541631"/>
    <w:rsid w:val="005437B9"/>
    <w:rsid w:val="00543A9F"/>
    <w:rsid w:val="00544E3B"/>
    <w:rsid w:val="00545C2E"/>
    <w:rsid w:val="00552051"/>
    <w:rsid w:val="00552BF2"/>
    <w:rsid w:val="00553C2D"/>
    <w:rsid w:val="00553E18"/>
    <w:rsid w:val="00554249"/>
    <w:rsid w:val="00554430"/>
    <w:rsid w:val="00555495"/>
    <w:rsid w:val="00555696"/>
    <w:rsid w:val="005642DA"/>
    <w:rsid w:val="005650B8"/>
    <w:rsid w:val="005658A7"/>
    <w:rsid w:val="005666D9"/>
    <w:rsid w:val="00570CD6"/>
    <w:rsid w:val="00573562"/>
    <w:rsid w:val="00575EEC"/>
    <w:rsid w:val="0057683D"/>
    <w:rsid w:val="00577F41"/>
    <w:rsid w:val="0058014F"/>
    <w:rsid w:val="00581DDA"/>
    <w:rsid w:val="00583AAE"/>
    <w:rsid w:val="0059057E"/>
    <w:rsid w:val="005913B0"/>
    <w:rsid w:val="00592B02"/>
    <w:rsid w:val="00593D87"/>
    <w:rsid w:val="00594D40"/>
    <w:rsid w:val="0059746F"/>
    <w:rsid w:val="0059778B"/>
    <w:rsid w:val="005A0129"/>
    <w:rsid w:val="005A3EFB"/>
    <w:rsid w:val="005A42E6"/>
    <w:rsid w:val="005A52E5"/>
    <w:rsid w:val="005A7204"/>
    <w:rsid w:val="005B09C9"/>
    <w:rsid w:val="005B1490"/>
    <w:rsid w:val="005B37FD"/>
    <w:rsid w:val="005B5BF9"/>
    <w:rsid w:val="005B5D23"/>
    <w:rsid w:val="005C1398"/>
    <w:rsid w:val="005C1407"/>
    <w:rsid w:val="005C2B00"/>
    <w:rsid w:val="005D1ED4"/>
    <w:rsid w:val="005D36CF"/>
    <w:rsid w:val="005D3C05"/>
    <w:rsid w:val="005D66E7"/>
    <w:rsid w:val="005E028A"/>
    <w:rsid w:val="005E02B1"/>
    <w:rsid w:val="005E1569"/>
    <w:rsid w:val="005E1A06"/>
    <w:rsid w:val="005F1605"/>
    <w:rsid w:val="005F192F"/>
    <w:rsid w:val="005F574B"/>
    <w:rsid w:val="005F5F3F"/>
    <w:rsid w:val="005F6B75"/>
    <w:rsid w:val="005F7DC5"/>
    <w:rsid w:val="0060288C"/>
    <w:rsid w:val="00605177"/>
    <w:rsid w:val="00610AA6"/>
    <w:rsid w:val="0061209E"/>
    <w:rsid w:val="00617D54"/>
    <w:rsid w:val="00623148"/>
    <w:rsid w:val="006254A8"/>
    <w:rsid w:val="006309CD"/>
    <w:rsid w:val="00631902"/>
    <w:rsid w:val="00632582"/>
    <w:rsid w:val="006325E8"/>
    <w:rsid w:val="00633661"/>
    <w:rsid w:val="0063546F"/>
    <w:rsid w:val="00637CC7"/>
    <w:rsid w:val="00643D28"/>
    <w:rsid w:val="00651BE1"/>
    <w:rsid w:val="00653F2D"/>
    <w:rsid w:val="00656329"/>
    <w:rsid w:val="00660950"/>
    <w:rsid w:val="00661407"/>
    <w:rsid w:val="00663191"/>
    <w:rsid w:val="006643BD"/>
    <w:rsid w:val="00666823"/>
    <w:rsid w:val="00673592"/>
    <w:rsid w:val="00674896"/>
    <w:rsid w:val="006756D6"/>
    <w:rsid w:val="00675884"/>
    <w:rsid w:val="006821F4"/>
    <w:rsid w:val="00684A7B"/>
    <w:rsid w:val="006852C5"/>
    <w:rsid w:val="00691DEE"/>
    <w:rsid w:val="00692980"/>
    <w:rsid w:val="00692D7C"/>
    <w:rsid w:val="00695E6E"/>
    <w:rsid w:val="00696D57"/>
    <w:rsid w:val="006975D5"/>
    <w:rsid w:val="0069764C"/>
    <w:rsid w:val="006A0D59"/>
    <w:rsid w:val="006A1FB8"/>
    <w:rsid w:val="006A4D55"/>
    <w:rsid w:val="006B06AD"/>
    <w:rsid w:val="006B2B7D"/>
    <w:rsid w:val="006B2F97"/>
    <w:rsid w:val="006B727C"/>
    <w:rsid w:val="006B7991"/>
    <w:rsid w:val="006C468B"/>
    <w:rsid w:val="006C4FDC"/>
    <w:rsid w:val="006C598C"/>
    <w:rsid w:val="006C5A95"/>
    <w:rsid w:val="006C66DD"/>
    <w:rsid w:val="006D1518"/>
    <w:rsid w:val="006D2D47"/>
    <w:rsid w:val="006D3E76"/>
    <w:rsid w:val="006D7110"/>
    <w:rsid w:val="006E019B"/>
    <w:rsid w:val="006E237B"/>
    <w:rsid w:val="006E2B55"/>
    <w:rsid w:val="006E3153"/>
    <w:rsid w:val="006E68DA"/>
    <w:rsid w:val="006F025A"/>
    <w:rsid w:val="006F2A7C"/>
    <w:rsid w:val="006F406A"/>
    <w:rsid w:val="006F4CDA"/>
    <w:rsid w:val="006F6FD8"/>
    <w:rsid w:val="007035E6"/>
    <w:rsid w:val="007036B2"/>
    <w:rsid w:val="00704D1B"/>
    <w:rsid w:val="00707134"/>
    <w:rsid w:val="00710D1A"/>
    <w:rsid w:val="00712CC8"/>
    <w:rsid w:val="007133D0"/>
    <w:rsid w:val="00713FDD"/>
    <w:rsid w:val="00716B4D"/>
    <w:rsid w:val="007222A4"/>
    <w:rsid w:val="007265E4"/>
    <w:rsid w:val="00730237"/>
    <w:rsid w:val="00730263"/>
    <w:rsid w:val="00734C47"/>
    <w:rsid w:val="0073589C"/>
    <w:rsid w:val="007422A0"/>
    <w:rsid w:val="00742CE7"/>
    <w:rsid w:val="00742F43"/>
    <w:rsid w:val="00744D26"/>
    <w:rsid w:val="007458BD"/>
    <w:rsid w:val="00746515"/>
    <w:rsid w:val="00746BB6"/>
    <w:rsid w:val="00746F8E"/>
    <w:rsid w:val="00747BD0"/>
    <w:rsid w:val="0075021D"/>
    <w:rsid w:val="007543E6"/>
    <w:rsid w:val="00755DBC"/>
    <w:rsid w:val="0075638C"/>
    <w:rsid w:val="00761DB3"/>
    <w:rsid w:val="0076288F"/>
    <w:rsid w:val="00764811"/>
    <w:rsid w:val="00765981"/>
    <w:rsid w:val="00767DB2"/>
    <w:rsid w:val="0077131B"/>
    <w:rsid w:val="0077176E"/>
    <w:rsid w:val="007722CE"/>
    <w:rsid w:val="007725A4"/>
    <w:rsid w:val="007725EB"/>
    <w:rsid w:val="00774D3B"/>
    <w:rsid w:val="00777117"/>
    <w:rsid w:val="00777A87"/>
    <w:rsid w:val="007820BE"/>
    <w:rsid w:val="00783D0F"/>
    <w:rsid w:val="00792810"/>
    <w:rsid w:val="00793623"/>
    <w:rsid w:val="007A15E9"/>
    <w:rsid w:val="007A22C5"/>
    <w:rsid w:val="007A240F"/>
    <w:rsid w:val="007A3B46"/>
    <w:rsid w:val="007A6031"/>
    <w:rsid w:val="007B1B16"/>
    <w:rsid w:val="007B3531"/>
    <w:rsid w:val="007B68A4"/>
    <w:rsid w:val="007B68CF"/>
    <w:rsid w:val="007C0699"/>
    <w:rsid w:val="007C10A8"/>
    <w:rsid w:val="007C1BFB"/>
    <w:rsid w:val="007C6713"/>
    <w:rsid w:val="007C73AE"/>
    <w:rsid w:val="007C762B"/>
    <w:rsid w:val="007D0330"/>
    <w:rsid w:val="007D0E02"/>
    <w:rsid w:val="007D1761"/>
    <w:rsid w:val="007D2CB7"/>
    <w:rsid w:val="007D536C"/>
    <w:rsid w:val="007D59E9"/>
    <w:rsid w:val="007E1EF8"/>
    <w:rsid w:val="007E24D2"/>
    <w:rsid w:val="007E371A"/>
    <w:rsid w:val="007E41CC"/>
    <w:rsid w:val="007F35B2"/>
    <w:rsid w:val="007F4CCD"/>
    <w:rsid w:val="007F5BED"/>
    <w:rsid w:val="007F6BF6"/>
    <w:rsid w:val="008007F9"/>
    <w:rsid w:val="00800B81"/>
    <w:rsid w:val="0080142F"/>
    <w:rsid w:val="008036F8"/>
    <w:rsid w:val="00803B8B"/>
    <w:rsid w:val="008040DE"/>
    <w:rsid w:val="00806C4B"/>
    <w:rsid w:val="0081271C"/>
    <w:rsid w:val="008138C7"/>
    <w:rsid w:val="008160BA"/>
    <w:rsid w:val="00817416"/>
    <w:rsid w:val="00821515"/>
    <w:rsid w:val="00823D7F"/>
    <w:rsid w:val="00823FC0"/>
    <w:rsid w:val="00826954"/>
    <w:rsid w:val="00834AF5"/>
    <w:rsid w:val="008362DD"/>
    <w:rsid w:val="008368CF"/>
    <w:rsid w:val="00837131"/>
    <w:rsid w:val="00837877"/>
    <w:rsid w:val="00843BB8"/>
    <w:rsid w:val="00845ED5"/>
    <w:rsid w:val="008500FE"/>
    <w:rsid w:val="00851137"/>
    <w:rsid w:val="008512DF"/>
    <w:rsid w:val="008522B8"/>
    <w:rsid w:val="0085591E"/>
    <w:rsid w:val="00855E33"/>
    <w:rsid w:val="0086040F"/>
    <w:rsid w:val="008647FD"/>
    <w:rsid w:val="00866CC6"/>
    <w:rsid w:val="008726D1"/>
    <w:rsid w:val="00880334"/>
    <w:rsid w:val="00880F3A"/>
    <w:rsid w:val="00883035"/>
    <w:rsid w:val="00884255"/>
    <w:rsid w:val="00892824"/>
    <w:rsid w:val="00892892"/>
    <w:rsid w:val="0089327A"/>
    <w:rsid w:val="00893DEA"/>
    <w:rsid w:val="00894051"/>
    <w:rsid w:val="008A2670"/>
    <w:rsid w:val="008A78BB"/>
    <w:rsid w:val="008A7ECA"/>
    <w:rsid w:val="008B1A3E"/>
    <w:rsid w:val="008B23D6"/>
    <w:rsid w:val="008C0D86"/>
    <w:rsid w:val="008C540B"/>
    <w:rsid w:val="008C6050"/>
    <w:rsid w:val="008D0B13"/>
    <w:rsid w:val="008D1EF9"/>
    <w:rsid w:val="008D2CD9"/>
    <w:rsid w:val="008D35E3"/>
    <w:rsid w:val="008D3D9D"/>
    <w:rsid w:val="008D5DCA"/>
    <w:rsid w:val="008E216C"/>
    <w:rsid w:val="008E2F27"/>
    <w:rsid w:val="008E5DB4"/>
    <w:rsid w:val="008E6F98"/>
    <w:rsid w:val="008F1EEF"/>
    <w:rsid w:val="008F476D"/>
    <w:rsid w:val="008F4914"/>
    <w:rsid w:val="008F5528"/>
    <w:rsid w:val="008F67E8"/>
    <w:rsid w:val="008F6FD8"/>
    <w:rsid w:val="008F7219"/>
    <w:rsid w:val="008F73F1"/>
    <w:rsid w:val="008F78AA"/>
    <w:rsid w:val="008F79B0"/>
    <w:rsid w:val="009006D7"/>
    <w:rsid w:val="0090341A"/>
    <w:rsid w:val="00903B74"/>
    <w:rsid w:val="00904F58"/>
    <w:rsid w:val="00905A99"/>
    <w:rsid w:val="0091059F"/>
    <w:rsid w:val="0091331E"/>
    <w:rsid w:val="00916A0A"/>
    <w:rsid w:val="0091728E"/>
    <w:rsid w:val="0091792C"/>
    <w:rsid w:val="009216C2"/>
    <w:rsid w:val="0092296A"/>
    <w:rsid w:val="00924AC1"/>
    <w:rsid w:val="0092627A"/>
    <w:rsid w:val="00927A58"/>
    <w:rsid w:val="00932EB7"/>
    <w:rsid w:val="009331C4"/>
    <w:rsid w:val="0093344F"/>
    <w:rsid w:val="00933E8F"/>
    <w:rsid w:val="00933EB6"/>
    <w:rsid w:val="00934C81"/>
    <w:rsid w:val="00935542"/>
    <w:rsid w:val="00936B73"/>
    <w:rsid w:val="009421FB"/>
    <w:rsid w:val="00944680"/>
    <w:rsid w:val="00944FB5"/>
    <w:rsid w:val="009470D2"/>
    <w:rsid w:val="00947416"/>
    <w:rsid w:val="00947632"/>
    <w:rsid w:val="00952339"/>
    <w:rsid w:val="009570A3"/>
    <w:rsid w:val="00957212"/>
    <w:rsid w:val="00965C9C"/>
    <w:rsid w:val="009660A0"/>
    <w:rsid w:val="00970FA3"/>
    <w:rsid w:val="009714B7"/>
    <w:rsid w:val="0097230B"/>
    <w:rsid w:val="00972B21"/>
    <w:rsid w:val="009745B1"/>
    <w:rsid w:val="00974CCA"/>
    <w:rsid w:val="009757CC"/>
    <w:rsid w:val="00975E58"/>
    <w:rsid w:val="00976FE1"/>
    <w:rsid w:val="00982447"/>
    <w:rsid w:val="00984A6C"/>
    <w:rsid w:val="00987C7F"/>
    <w:rsid w:val="009924C7"/>
    <w:rsid w:val="00993101"/>
    <w:rsid w:val="0099658E"/>
    <w:rsid w:val="0099705B"/>
    <w:rsid w:val="0099761B"/>
    <w:rsid w:val="00997C6F"/>
    <w:rsid w:val="009A12EB"/>
    <w:rsid w:val="009A143A"/>
    <w:rsid w:val="009A2BB8"/>
    <w:rsid w:val="009A3F1F"/>
    <w:rsid w:val="009A6A63"/>
    <w:rsid w:val="009A7D88"/>
    <w:rsid w:val="009B04B5"/>
    <w:rsid w:val="009B166C"/>
    <w:rsid w:val="009B5CAA"/>
    <w:rsid w:val="009B658D"/>
    <w:rsid w:val="009B71FC"/>
    <w:rsid w:val="009B73DE"/>
    <w:rsid w:val="009C2ADA"/>
    <w:rsid w:val="009C2FD7"/>
    <w:rsid w:val="009C3F85"/>
    <w:rsid w:val="009C6883"/>
    <w:rsid w:val="009C6AB7"/>
    <w:rsid w:val="009C78C4"/>
    <w:rsid w:val="009D1AB6"/>
    <w:rsid w:val="009D2693"/>
    <w:rsid w:val="009D5629"/>
    <w:rsid w:val="009D597F"/>
    <w:rsid w:val="009D6AD1"/>
    <w:rsid w:val="009E5A97"/>
    <w:rsid w:val="009F001B"/>
    <w:rsid w:val="009F05BC"/>
    <w:rsid w:val="009F0659"/>
    <w:rsid w:val="009F11F2"/>
    <w:rsid w:val="009F475B"/>
    <w:rsid w:val="009F4841"/>
    <w:rsid w:val="009F7839"/>
    <w:rsid w:val="00A00C4D"/>
    <w:rsid w:val="00A00DC7"/>
    <w:rsid w:val="00A05B3A"/>
    <w:rsid w:val="00A06C94"/>
    <w:rsid w:val="00A160E3"/>
    <w:rsid w:val="00A209B9"/>
    <w:rsid w:val="00A21247"/>
    <w:rsid w:val="00A2326C"/>
    <w:rsid w:val="00A341CC"/>
    <w:rsid w:val="00A36984"/>
    <w:rsid w:val="00A36C05"/>
    <w:rsid w:val="00A4095E"/>
    <w:rsid w:val="00A40ABD"/>
    <w:rsid w:val="00A410CC"/>
    <w:rsid w:val="00A428A3"/>
    <w:rsid w:val="00A50B5E"/>
    <w:rsid w:val="00A52732"/>
    <w:rsid w:val="00A52A94"/>
    <w:rsid w:val="00A5357D"/>
    <w:rsid w:val="00A54424"/>
    <w:rsid w:val="00A553C7"/>
    <w:rsid w:val="00A558DA"/>
    <w:rsid w:val="00A55F1D"/>
    <w:rsid w:val="00A573D5"/>
    <w:rsid w:val="00A60F9E"/>
    <w:rsid w:val="00A625D8"/>
    <w:rsid w:val="00A64990"/>
    <w:rsid w:val="00A64BD5"/>
    <w:rsid w:val="00A660A6"/>
    <w:rsid w:val="00A67648"/>
    <w:rsid w:val="00A67AD8"/>
    <w:rsid w:val="00A67D11"/>
    <w:rsid w:val="00A72F30"/>
    <w:rsid w:val="00A7463A"/>
    <w:rsid w:val="00A76054"/>
    <w:rsid w:val="00A801E2"/>
    <w:rsid w:val="00A802F1"/>
    <w:rsid w:val="00A824A0"/>
    <w:rsid w:val="00A82D2E"/>
    <w:rsid w:val="00A82E75"/>
    <w:rsid w:val="00A850AF"/>
    <w:rsid w:val="00A85813"/>
    <w:rsid w:val="00A86311"/>
    <w:rsid w:val="00A90801"/>
    <w:rsid w:val="00A91E92"/>
    <w:rsid w:val="00A92696"/>
    <w:rsid w:val="00A92F7C"/>
    <w:rsid w:val="00A94568"/>
    <w:rsid w:val="00A95ADE"/>
    <w:rsid w:val="00AA00E2"/>
    <w:rsid w:val="00AA06E6"/>
    <w:rsid w:val="00AA1A9A"/>
    <w:rsid w:val="00AA2D95"/>
    <w:rsid w:val="00AB099A"/>
    <w:rsid w:val="00AB16A3"/>
    <w:rsid w:val="00AB1809"/>
    <w:rsid w:val="00AB23C3"/>
    <w:rsid w:val="00AB24E1"/>
    <w:rsid w:val="00AB2BFC"/>
    <w:rsid w:val="00AB4215"/>
    <w:rsid w:val="00AB4C8F"/>
    <w:rsid w:val="00AB6334"/>
    <w:rsid w:val="00AB6D9B"/>
    <w:rsid w:val="00AB7D73"/>
    <w:rsid w:val="00AC1BD3"/>
    <w:rsid w:val="00AC26DA"/>
    <w:rsid w:val="00AC7AAE"/>
    <w:rsid w:val="00AC7BD1"/>
    <w:rsid w:val="00AD0ABA"/>
    <w:rsid w:val="00AD12F1"/>
    <w:rsid w:val="00AD1F88"/>
    <w:rsid w:val="00AD20B4"/>
    <w:rsid w:val="00AD2F1A"/>
    <w:rsid w:val="00AD44F1"/>
    <w:rsid w:val="00AD6CCB"/>
    <w:rsid w:val="00AE0990"/>
    <w:rsid w:val="00AE1906"/>
    <w:rsid w:val="00AE26FF"/>
    <w:rsid w:val="00AE5892"/>
    <w:rsid w:val="00AE74ED"/>
    <w:rsid w:val="00AE7A13"/>
    <w:rsid w:val="00AF09D8"/>
    <w:rsid w:val="00AF0D9A"/>
    <w:rsid w:val="00AF3A53"/>
    <w:rsid w:val="00AF668C"/>
    <w:rsid w:val="00AF792D"/>
    <w:rsid w:val="00B0002B"/>
    <w:rsid w:val="00B059FE"/>
    <w:rsid w:val="00B10AB5"/>
    <w:rsid w:val="00B10B7D"/>
    <w:rsid w:val="00B111D2"/>
    <w:rsid w:val="00B116B0"/>
    <w:rsid w:val="00B15987"/>
    <w:rsid w:val="00B16655"/>
    <w:rsid w:val="00B16ACB"/>
    <w:rsid w:val="00B16AE7"/>
    <w:rsid w:val="00B16EBF"/>
    <w:rsid w:val="00B219F9"/>
    <w:rsid w:val="00B2226F"/>
    <w:rsid w:val="00B2533F"/>
    <w:rsid w:val="00B25744"/>
    <w:rsid w:val="00B26D95"/>
    <w:rsid w:val="00B30C43"/>
    <w:rsid w:val="00B30F15"/>
    <w:rsid w:val="00B324F6"/>
    <w:rsid w:val="00B32E1A"/>
    <w:rsid w:val="00B350E2"/>
    <w:rsid w:val="00B35EA2"/>
    <w:rsid w:val="00B36B80"/>
    <w:rsid w:val="00B41A72"/>
    <w:rsid w:val="00B41E39"/>
    <w:rsid w:val="00B43077"/>
    <w:rsid w:val="00B43321"/>
    <w:rsid w:val="00B43879"/>
    <w:rsid w:val="00B44238"/>
    <w:rsid w:val="00B44B19"/>
    <w:rsid w:val="00B45731"/>
    <w:rsid w:val="00B52900"/>
    <w:rsid w:val="00B553CE"/>
    <w:rsid w:val="00B565BC"/>
    <w:rsid w:val="00B61D3D"/>
    <w:rsid w:val="00B63BE5"/>
    <w:rsid w:val="00B64480"/>
    <w:rsid w:val="00B64A6B"/>
    <w:rsid w:val="00B74DE2"/>
    <w:rsid w:val="00B76359"/>
    <w:rsid w:val="00B805BC"/>
    <w:rsid w:val="00B80E93"/>
    <w:rsid w:val="00B81081"/>
    <w:rsid w:val="00B82954"/>
    <w:rsid w:val="00B836C6"/>
    <w:rsid w:val="00B84426"/>
    <w:rsid w:val="00B855E5"/>
    <w:rsid w:val="00B9045B"/>
    <w:rsid w:val="00B92150"/>
    <w:rsid w:val="00B9437D"/>
    <w:rsid w:val="00B95132"/>
    <w:rsid w:val="00B969DE"/>
    <w:rsid w:val="00BA026E"/>
    <w:rsid w:val="00BA668C"/>
    <w:rsid w:val="00BA79B2"/>
    <w:rsid w:val="00BB17F0"/>
    <w:rsid w:val="00BB2C27"/>
    <w:rsid w:val="00BB3CC7"/>
    <w:rsid w:val="00BB5ABC"/>
    <w:rsid w:val="00BC2784"/>
    <w:rsid w:val="00BC345D"/>
    <w:rsid w:val="00BC3A82"/>
    <w:rsid w:val="00BC5F4B"/>
    <w:rsid w:val="00BC62BF"/>
    <w:rsid w:val="00BC784A"/>
    <w:rsid w:val="00BC78D8"/>
    <w:rsid w:val="00BD10D9"/>
    <w:rsid w:val="00BD13E5"/>
    <w:rsid w:val="00BD2D84"/>
    <w:rsid w:val="00BD30F0"/>
    <w:rsid w:val="00BD45EA"/>
    <w:rsid w:val="00BD6881"/>
    <w:rsid w:val="00BE096F"/>
    <w:rsid w:val="00BE0AAC"/>
    <w:rsid w:val="00BE45E1"/>
    <w:rsid w:val="00BE4C9E"/>
    <w:rsid w:val="00BF1159"/>
    <w:rsid w:val="00BF3EAA"/>
    <w:rsid w:val="00BF49C4"/>
    <w:rsid w:val="00BF54D8"/>
    <w:rsid w:val="00BF5D37"/>
    <w:rsid w:val="00BF7B3E"/>
    <w:rsid w:val="00C00B28"/>
    <w:rsid w:val="00C01329"/>
    <w:rsid w:val="00C025C9"/>
    <w:rsid w:val="00C03050"/>
    <w:rsid w:val="00C035D4"/>
    <w:rsid w:val="00C03A06"/>
    <w:rsid w:val="00C049A7"/>
    <w:rsid w:val="00C05C2B"/>
    <w:rsid w:val="00C05E64"/>
    <w:rsid w:val="00C10079"/>
    <w:rsid w:val="00C1173A"/>
    <w:rsid w:val="00C12761"/>
    <w:rsid w:val="00C128FF"/>
    <w:rsid w:val="00C14A02"/>
    <w:rsid w:val="00C156BA"/>
    <w:rsid w:val="00C15813"/>
    <w:rsid w:val="00C16FF4"/>
    <w:rsid w:val="00C1726A"/>
    <w:rsid w:val="00C174C6"/>
    <w:rsid w:val="00C20922"/>
    <w:rsid w:val="00C21894"/>
    <w:rsid w:val="00C221F7"/>
    <w:rsid w:val="00C245F3"/>
    <w:rsid w:val="00C24D6B"/>
    <w:rsid w:val="00C268E2"/>
    <w:rsid w:val="00C31F91"/>
    <w:rsid w:val="00C36054"/>
    <w:rsid w:val="00C36AD4"/>
    <w:rsid w:val="00C36B2D"/>
    <w:rsid w:val="00C36F1E"/>
    <w:rsid w:val="00C3702B"/>
    <w:rsid w:val="00C408C5"/>
    <w:rsid w:val="00C40D18"/>
    <w:rsid w:val="00C414ED"/>
    <w:rsid w:val="00C42971"/>
    <w:rsid w:val="00C43995"/>
    <w:rsid w:val="00C45473"/>
    <w:rsid w:val="00C4709B"/>
    <w:rsid w:val="00C51902"/>
    <w:rsid w:val="00C56F9C"/>
    <w:rsid w:val="00C61AB6"/>
    <w:rsid w:val="00C64546"/>
    <w:rsid w:val="00C646FA"/>
    <w:rsid w:val="00C6474D"/>
    <w:rsid w:val="00C64D31"/>
    <w:rsid w:val="00C72169"/>
    <w:rsid w:val="00C73725"/>
    <w:rsid w:val="00C737C9"/>
    <w:rsid w:val="00C7409F"/>
    <w:rsid w:val="00C74875"/>
    <w:rsid w:val="00C766FC"/>
    <w:rsid w:val="00C771CE"/>
    <w:rsid w:val="00C7773C"/>
    <w:rsid w:val="00C81541"/>
    <w:rsid w:val="00C81C00"/>
    <w:rsid w:val="00C82DA9"/>
    <w:rsid w:val="00C86536"/>
    <w:rsid w:val="00C8661E"/>
    <w:rsid w:val="00C87B0C"/>
    <w:rsid w:val="00C908C8"/>
    <w:rsid w:val="00C90C7A"/>
    <w:rsid w:val="00C91BF8"/>
    <w:rsid w:val="00C94F9D"/>
    <w:rsid w:val="00C95464"/>
    <w:rsid w:val="00C966B6"/>
    <w:rsid w:val="00CB2496"/>
    <w:rsid w:val="00CB2EBA"/>
    <w:rsid w:val="00CB387A"/>
    <w:rsid w:val="00CB4D08"/>
    <w:rsid w:val="00CB5118"/>
    <w:rsid w:val="00CB6694"/>
    <w:rsid w:val="00CC09A4"/>
    <w:rsid w:val="00CC0AED"/>
    <w:rsid w:val="00CC25D6"/>
    <w:rsid w:val="00CC295D"/>
    <w:rsid w:val="00CC711B"/>
    <w:rsid w:val="00CC777E"/>
    <w:rsid w:val="00CD01D1"/>
    <w:rsid w:val="00CD1D7E"/>
    <w:rsid w:val="00CD44A5"/>
    <w:rsid w:val="00CD5901"/>
    <w:rsid w:val="00CD6407"/>
    <w:rsid w:val="00CE01B1"/>
    <w:rsid w:val="00CE122F"/>
    <w:rsid w:val="00CE3AAB"/>
    <w:rsid w:val="00CE524F"/>
    <w:rsid w:val="00CE5B74"/>
    <w:rsid w:val="00CE6754"/>
    <w:rsid w:val="00CF1E10"/>
    <w:rsid w:val="00CF3690"/>
    <w:rsid w:val="00CF6278"/>
    <w:rsid w:val="00D03ABB"/>
    <w:rsid w:val="00D0633B"/>
    <w:rsid w:val="00D06DAA"/>
    <w:rsid w:val="00D1070A"/>
    <w:rsid w:val="00D11054"/>
    <w:rsid w:val="00D11189"/>
    <w:rsid w:val="00D168FA"/>
    <w:rsid w:val="00D1757C"/>
    <w:rsid w:val="00D17699"/>
    <w:rsid w:val="00D23608"/>
    <w:rsid w:val="00D25F00"/>
    <w:rsid w:val="00D26C3C"/>
    <w:rsid w:val="00D33C44"/>
    <w:rsid w:val="00D347BD"/>
    <w:rsid w:val="00D43A68"/>
    <w:rsid w:val="00D43AB2"/>
    <w:rsid w:val="00D44072"/>
    <w:rsid w:val="00D443BA"/>
    <w:rsid w:val="00D44634"/>
    <w:rsid w:val="00D45114"/>
    <w:rsid w:val="00D4514F"/>
    <w:rsid w:val="00D45DAC"/>
    <w:rsid w:val="00D46D44"/>
    <w:rsid w:val="00D475DE"/>
    <w:rsid w:val="00D542E3"/>
    <w:rsid w:val="00D547C6"/>
    <w:rsid w:val="00D56360"/>
    <w:rsid w:val="00D56EB3"/>
    <w:rsid w:val="00D6038A"/>
    <w:rsid w:val="00D60EEA"/>
    <w:rsid w:val="00D64F3E"/>
    <w:rsid w:val="00D660C8"/>
    <w:rsid w:val="00D66C2B"/>
    <w:rsid w:val="00D70172"/>
    <w:rsid w:val="00D70887"/>
    <w:rsid w:val="00D73F89"/>
    <w:rsid w:val="00D77F1C"/>
    <w:rsid w:val="00D8051B"/>
    <w:rsid w:val="00D81345"/>
    <w:rsid w:val="00D85583"/>
    <w:rsid w:val="00D862BC"/>
    <w:rsid w:val="00D879F0"/>
    <w:rsid w:val="00D91C97"/>
    <w:rsid w:val="00D93058"/>
    <w:rsid w:val="00D947AB"/>
    <w:rsid w:val="00D94897"/>
    <w:rsid w:val="00D950D6"/>
    <w:rsid w:val="00D9529E"/>
    <w:rsid w:val="00D95CB8"/>
    <w:rsid w:val="00DA1D11"/>
    <w:rsid w:val="00DA36C5"/>
    <w:rsid w:val="00DA3C86"/>
    <w:rsid w:val="00DA6477"/>
    <w:rsid w:val="00DA7F86"/>
    <w:rsid w:val="00DB14E8"/>
    <w:rsid w:val="00DB19C8"/>
    <w:rsid w:val="00DB2A0C"/>
    <w:rsid w:val="00DB3750"/>
    <w:rsid w:val="00DC1C05"/>
    <w:rsid w:val="00DC4631"/>
    <w:rsid w:val="00DC46A4"/>
    <w:rsid w:val="00DC49DF"/>
    <w:rsid w:val="00DC6FEB"/>
    <w:rsid w:val="00DD05F7"/>
    <w:rsid w:val="00DD08C6"/>
    <w:rsid w:val="00DD501B"/>
    <w:rsid w:val="00DE3FEB"/>
    <w:rsid w:val="00DE790F"/>
    <w:rsid w:val="00DF0490"/>
    <w:rsid w:val="00DF1218"/>
    <w:rsid w:val="00DF1AD7"/>
    <w:rsid w:val="00DF5539"/>
    <w:rsid w:val="00E00C70"/>
    <w:rsid w:val="00E1132B"/>
    <w:rsid w:val="00E11F95"/>
    <w:rsid w:val="00E14FD1"/>
    <w:rsid w:val="00E16F0D"/>
    <w:rsid w:val="00E1757D"/>
    <w:rsid w:val="00E21F96"/>
    <w:rsid w:val="00E22100"/>
    <w:rsid w:val="00E22601"/>
    <w:rsid w:val="00E22F61"/>
    <w:rsid w:val="00E26B3E"/>
    <w:rsid w:val="00E27BEE"/>
    <w:rsid w:val="00E31765"/>
    <w:rsid w:val="00E32E0C"/>
    <w:rsid w:val="00E35E0C"/>
    <w:rsid w:val="00E369A7"/>
    <w:rsid w:val="00E37203"/>
    <w:rsid w:val="00E37FCC"/>
    <w:rsid w:val="00E41B41"/>
    <w:rsid w:val="00E432CD"/>
    <w:rsid w:val="00E43BEB"/>
    <w:rsid w:val="00E45A0A"/>
    <w:rsid w:val="00E461CF"/>
    <w:rsid w:val="00E507EE"/>
    <w:rsid w:val="00E57D0E"/>
    <w:rsid w:val="00E57E94"/>
    <w:rsid w:val="00E60195"/>
    <w:rsid w:val="00E64D17"/>
    <w:rsid w:val="00E655E2"/>
    <w:rsid w:val="00E70DE0"/>
    <w:rsid w:val="00E73A9E"/>
    <w:rsid w:val="00E753AD"/>
    <w:rsid w:val="00E75843"/>
    <w:rsid w:val="00E763D6"/>
    <w:rsid w:val="00E826AA"/>
    <w:rsid w:val="00E83783"/>
    <w:rsid w:val="00E83E2A"/>
    <w:rsid w:val="00E858E6"/>
    <w:rsid w:val="00E86B86"/>
    <w:rsid w:val="00E87CB6"/>
    <w:rsid w:val="00E90F8B"/>
    <w:rsid w:val="00E91EDB"/>
    <w:rsid w:val="00E9313D"/>
    <w:rsid w:val="00E94144"/>
    <w:rsid w:val="00E95127"/>
    <w:rsid w:val="00E953A0"/>
    <w:rsid w:val="00E955C7"/>
    <w:rsid w:val="00E95FF2"/>
    <w:rsid w:val="00E97410"/>
    <w:rsid w:val="00EA05D7"/>
    <w:rsid w:val="00EA0EAF"/>
    <w:rsid w:val="00EA102D"/>
    <w:rsid w:val="00EA3398"/>
    <w:rsid w:val="00EA3886"/>
    <w:rsid w:val="00EA6AF7"/>
    <w:rsid w:val="00EB1A0E"/>
    <w:rsid w:val="00EB3DC8"/>
    <w:rsid w:val="00EB4E70"/>
    <w:rsid w:val="00EB7539"/>
    <w:rsid w:val="00EB7A9E"/>
    <w:rsid w:val="00EC0888"/>
    <w:rsid w:val="00EC15E3"/>
    <w:rsid w:val="00EC5E0E"/>
    <w:rsid w:val="00EC6014"/>
    <w:rsid w:val="00ED2159"/>
    <w:rsid w:val="00ED34A3"/>
    <w:rsid w:val="00EE121D"/>
    <w:rsid w:val="00EE1CB7"/>
    <w:rsid w:val="00EE3EE8"/>
    <w:rsid w:val="00EE5585"/>
    <w:rsid w:val="00EE6336"/>
    <w:rsid w:val="00EE64E6"/>
    <w:rsid w:val="00EE66C4"/>
    <w:rsid w:val="00EF6016"/>
    <w:rsid w:val="00EF6154"/>
    <w:rsid w:val="00EF78E8"/>
    <w:rsid w:val="00F00BB9"/>
    <w:rsid w:val="00F00E56"/>
    <w:rsid w:val="00F011B9"/>
    <w:rsid w:val="00F034EF"/>
    <w:rsid w:val="00F055EF"/>
    <w:rsid w:val="00F058D5"/>
    <w:rsid w:val="00F07641"/>
    <w:rsid w:val="00F07E9F"/>
    <w:rsid w:val="00F14C91"/>
    <w:rsid w:val="00F153C5"/>
    <w:rsid w:val="00F21307"/>
    <w:rsid w:val="00F227A9"/>
    <w:rsid w:val="00F22A73"/>
    <w:rsid w:val="00F23CDE"/>
    <w:rsid w:val="00F24200"/>
    <w:rsid w:val="00F313F0"/>
    <w:rsid w:val="00F336C4"/>
    <w:rsid w:val="00F33CC4"/>
    <w:rsid w:val="00F34700"/>
    <w:rsid w:val="00F355C0"/>
    <w:rsid w:val="00F413A0"/>
    <w:rsid w:val="00F421B3"/>
    <w:rsid w:val="00F44FF0"/>
    <w:rsid w:val="00F46950"/>
    <w:rsid w:val="00F476DC"/>
    <w:rsid w:val="00F50D0A"/>
    <w:rsid w:val="00F515D6"/>
    <w:rsid w:val="00F530E6"/>
    <w:rsid w:val="00F53C37"/>
    <w:rsid w:val="00F54229"/>
    <w:rsid w:val="00F61DF8"/>
    <w:rsid w:val="00F6456E"/>
    <w:rsid w:val="00F64931"/>
    <w:rsid w:val="00F67B2E"/>
    <w:rsid w:val="00F72610"/>
    <w:rsid w:val="00F75E09"/>
    <w:rsid w:val="00F77621"/>
    <w:rsid w:val="00F805BB"/>
    <w:rsid w:val="00F8385A"/>
    <w:rsid w:val="00F84E1D"/>
    <w:rsid w:val="00F858CC"/>
    <w:rsid w:val="00F948CF"/>
    <w:rsid w:val="00F97F9A"/>
    <w:rsid w:val="00FA16F2"/>
    <w:rsid w:val="00FA1A5C"/>
    <w:rsid w:val="00FA30A1"/>
    <w:rsid w:val="00FA3474"/>
    <w:rsid w:val="00FA382C"/>
    <w:rsid w:val="00FA3F50"/>
    <w:rsid w:val="00FB3C44"/>
    <w:rsid w:val="00FB4DCA"/>
    <w:rsid w:val="00FB548B"/>
    <w:rsid w:val="00FB6576"/>
    <w:rsid w:val="00FB7038"/>
    <w:rsid w:val="00FC0105"/>
    <w:rsid w:val="00FC0D01"/>
    <w:rsid w:val="00FC234A"/>
    <w:rsid w:val="00FC4C3F"/>
    <w:rsid w:val="00FC58DE"/>
    <w:rsid w:val="00FC66A3"/>
    <w:rsid w:val="00FD0DBC"/>
    <w:rsid w:val="00FD28D6"/>
    <w:rsid w:val="00FD56C6"/>
    <w:rsid w:val="00FE2416"/>
    <w:rsid w:val="00FE39DB"/>
    <w:rsid w:val="00FE4585"/>
    <w:rsid w:val="00FE476A"/>
    <w:rsid w:val="00FE510F"/>
    <w:rsid w:val="00FE5647"/>
    <w:rsid w:val="00FE5BD3"/>
    <w:rsid w:val="00FE7FAD"/>
    <w:rsid w:val="00FF28DD"/>
    <w:rsid w:val="00FF6578"/>
    <w:rsid w:val="00FF7C2C"/>
    <w:rsid w:val="03945F3B"/>
    <w:rsid w:val="07557C20"/>
    <w:rsid w:val="0A135525"/>
    <w:rsid w:val="10AA08C1"/>
    <w:rsid w:val="117B5ADB"/>
    <w:rsid w:val="15F02348"/>
    <w:rsid w:val="17C72FA9"/>
    <w:rsid w:val="1A13415F"/>
    <w:rsid w:val="1BAB4FC4"/>
    <w:rsid w:val="1C2749C9"/>
    <w:rsid w:val="1C6E3ADE"/>
    <w:rsid w:val="1CBE242A"/>
    <w:rsid w:val="1E447AC4"/>
    <w:rsid w:val="1FE63B08"/>
    <w:rsid w:val="225D2459"/>
    <w:rsid w:val="233E4D36"/>
    <w:rsid w:val="26B32535"/>
    <w:rsid w:val="26E17A70"/>
    <w:rsid w:val="274A3408"/>
    <w:rsid w:val="29E1049C"/>
    <w:rsid w:val="2D737899"/>
    <w:rsid w:val="2DC258FE"/>
    <w:rsid w:val="30797608"/>
    <w:rsid w:val="329C1D63"/>
    <w:rsid w:val="349A3213"/>
    <w:rsid w:val="350B1959"/>
    <w:rsid w:val="375447AC"/>
    <w:rsid w:val="39F84FC7"/>
    <w:rsid w:val="3C957370"/>
    <w:rsid w:val="42C94A87"/>
    <w:rsid w:val="46425564"/>
    <w:rsid w:val="466769EC"/>
    <w:rsid w:val="47E94653"/>
    <w:rsid w:val="4B2C776D"/>
    <w:rsid w:val="4B38626A"/>
    <w:rsid w:val="4E0F3ACB"/>
    <w:rsid w:val="4FEF1908"/>
    <w:rsid w:val="5201519B"/>
    <w:rsid w:val="533D4B52"/>
    <w:rsid w:val="53416D03"/>
    <w:rsid w:val="58250088"/>
    <w:rsid w:val="5CF17ADC"/>
    <w:rsid w:val="5DB439FD"/>
    <w:rsid w:val="5EDC2667"/>
    <w:rsid w:val="60732632"/>
    <w:rsid w:val="624452A0"/>
    <w:rsid w:val="63204F0C"/>
    <w:rsid w:val="65A85574"/>
    <w:rsid w:val="690B4F31"/>
    <w:rsid w:val="6D1C017B"/>
    <w:rsid w:val="736D1B86"/>
    <w:rsid w:val="776B1147"/>
    <w:rsid w:val="789D587A"/>
    <w:rsid w:val="7D254D76"/>
    <w:rsid w:val="7F7571FC"/>
    <w:rsid w:val="7FB7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F687E"/>
  <w15:docId w15:val="{2E14F585-4A84-8044-895A-D17FF735C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699"/>
    <w:pPr>
      <w:spacing w:after="160" w:line="259" w:lineRule="auto"/>
    </w:pPr>
    <w:rPr>
      <w:rFonts w:asciiTheme="minorHAnsi" w:hAnsiTheme="minorHAnsi" w:cstheme="minorBidi"/>
      <w:sz w:val="24"/>
      <w:szCs w:val="22"/>
    </w:rPr>
  </w:style>
  <w:style w:type="paragraph" w:styleId="1">
    <w:name w:val="heading 1"/>
    <w:basedOn w:val="a"/>
    <w:next w:val="a"/>
    <w:link w:val="10"/>
    <w:qFormat/>
    <w:pPr>
      <w:keepNext/>
      <w:numPr>
        <w:numId w:val="1"/>
      </w:numPr>
      <w:spacing w:before="240" w:after="240" w:line="295" w:lineRule="atLeast"/>
      <w:outlineLvl w:val="0"/>
    </w:pPr>
    <w:rPr>
      <w:rFonts w:ascii="Bosch Office Sans" w:eastAsia="Times New Roman" w:hAnsi="Bosch Office Sans" w:cs="Arial"/>
      <w:b/>
      <w:bCs/>
      <w:kern w:val="32"/>
      <w:sz w:val="32"/>
      <w:szCs w:val="32"/>
      <w:lang w:val="en-GB" w:eastAsia="en-US"/>
    </w:rPr>
  </w:style>
  <w:style w:type="paragraph" w:styleId="2">
    <w:name w:val="heading 2"/>
    <w:basedOn w:val="a"/>
    <w:next w:val="a"/>
    <w:link w:val="20"/>
    <w:qFormat/>
    <w:pPr>
      <w:keepNext/>
      <w:numPr>
        <w:ilvl w:val="1"/>
        <w:numId w:val="1"/>
      </w:numPr>
      <w:tabs>
        <w:tab w:val="left" w:pos="432"/>
      </w:tabs>
      <w:spacing w:before="240" w:line="295" w:lineRule="atLeast"/>
      <w:outlineLvl w:val="1"/>
    </w:pPr>
    <w:rPr>
      <w:rFonts w:ascii="Bosch Office Sans" w:eastAsia="Times New Roman" w:hAnsi="Bosch Office Sans" w:cs="Arial"/>
      <w:b/>
      <w:bCs/>
      <w:i/>
      <w:iCs/>
      <w:sz w:val="28"/>
      <w:szCs w:val="28"/>
      <w:lang w:val="en-GB" w:eastAsia="en-US"/>
    </w:rPr>
  </w:style>
  <w:style w:type="paragraph" w:styleId="3">
    <w:name w:val="heading 3"/>
    <w:basedOn w:val="a"/>
    <w:next w:val="a"/>
    <w:link w:val="30"/>
    <w:qFormat/>
    <w:pPr>
      <w:keepNext/>
      <w:numPr>
        <w:ilvl w:val="2"/>
        <w:numId w:val="1"/>
      </w:numPr>
      <w:tabs>
        <w:tab w:val="left" w:pos="432"/>
      </w:tabs>
      <w:spacing w:before="240" w:after="60" w:line="295" w:lineRule="atLeast"/>
      <w:outlineLvl w:val="2"/>
    </w:pPr>
    <w:rPr>
      <w:rFonts w:ascii="Bosch Office Sans" w:eastAsia="Times New Roman" w:hAnsi="Bosch Office Sans" w:cs="Arial"/>
      <w:b/>
      <w:bCs/>
      <w:sz w:val="26"/>
      <w:szCs w:val="26"/>
      <w:lang w:val="en-GB" w:eastAsia="en-US"/>
    </w:rPr>
  </w:style>
  <w:style w:type="paragraph" w:styleId="4">
    <w:name w:val="heading 4"/>
    <w:basedOn w:val="a"/>
    <w:next w:val="a"/>
    <w:link w:val="40"/>
    <w:qFormat/>
    <w:pPr>
      <w:keepNext/>
      <w:numPr>
        <w:ilvl w:val="3"/>
        <w:numId w:val="1"/>
      </w:numPr>
      <w:tabs>
        <w:tab w:val="left" w:pos="432"/>
      </w:tabs>
      <w:spacing w:before="240" w:after="60" w:line="295" w:lineRule="atLeast"/>
      <w:outlineLvl w:val="3"/>
    </w:pPr>
    <w:rPr>
      <w:rFonts w:ascii="Bosch Office Sans" w:eastAsia="Times New Roman" w:hAnsi="Bosch Office Sans" w:cs="Times New Roman"/>
      <w:b/>
      <w:bCs/>
      <w:sz w:val="28"/>
      <w:szCs w:val="28"/>
      <w:lang w:val="en-GB" w:eastAsia="en-US"/>
    </w:rPr>
  </w:style>
  <w:style w:type="paragraph" w:styleId="5">
    <w:name w:val="heading 5"/>
    <w:basedOn w:val="a"/>
    <w:next w:val="a"/>
    <w:link w:val="50"/>
    <w:qFormat/>
    <w:pPr>
      <w:numPr>
        <w:ilvl w:val="4"/>
        <w:numId w:val="1"/>
      </w:numPr>
      <w:tabs>
        <w:tab w:val="left" w:pos="432"/>
      </w:tabs>
      <w:spacing w:before="240" w:after="60" w:line="295" w:lineRule="atLeast"/>
      <w:outlineLvl w:val="4"/>
    </w:pPr>
    <w:rPr>
      <w:rFonts w:ascii="Bosch Office Sans" w:eastAsia="Times New Roman" w:hAnsi="Bosch Office Sans" w:cs="Times New Roman"/>
      <w:b/>
      <w:bCs/>
      <w:i/>
      <w:iCs/>
      <w:sz w:val="26"/>
      <w:szCs w:val="26"/>
      <w:lang w:val="en-GB" w:eastAsia="en-US"/>
    </w:rPr>
  </w:style>
  <w:style w:type="paragraph" w:styleId="6">
    <w:name w:val="heading 6"/>
    <w:basedOn w:val="a"/>
    <w:next w:val="a"/>
    <w:link w:val="60"/>
    <w:qFormat/>
    <w:pPr>
      <w:numPr>
        <w:ilvl w:val="5"/>
        <w:numId w:val="1"/>
      </w:numPr>
      <w:tabs>
        <w:tab w:val="left" w:pos="432"/>
      </w:tabs>
      <w:spacing w:before="240" w:after="60" w:line="295" w:lineRule="atLeast"/>
      <w:outlineLvl w:val="5"/>
    </w:pPr>
    <w:rPr>
      <w:rFonts w:ascii="Bosch Office Sans" w:eastAsia="Times New Roman" w:hAnsi="Bosch Office Sans" w:cs="Times New Roman"/>
      <w:b/>
      <w:bCs/>
      <w:lang w:val="en-GB" w:eastAsia="en-US"/>
    </w:rPr>
  </w:style>
  <w:style w:type="paragraph" w:styleId="7">
    <w:name w:val="heading 7"/>
    <w:basedOn w:val="a"/>
    <w:next w:val="a"/>
    <w:link w:val="70"/>
    <w:qFormat/>
    <w:pPr>
      <w:numPr>
        <w:ilvl w:val="6"/>
        <w:numId w:val="1"/>
      </w:numPr>
      <w:spacing w:before="240" w:after="60" w:line="295" w:lineRule="atLeast"/>
      <w:outlineLvl w:val="6"/>
    </w:pPr>
    <w:rPr>
      <w:rFonts w:ascii="Bosch Office Sans" w:eastAsia="Times New Roman" w:hAnsi="Bosch Office Sans" w:cs="Times New Roman"/>
      <w:szCs w:val="24"/>
      <w:lang w:val="en-GB" w:eastAsia="en-US"/>
    </w:rPr>
  </w:style>
  <w:style w:type="paragraph" w:styleId="8">
    <w:name w:val="heading 8"/>
    <w:basedOn w:val="a"/>
    <w:next w:val="a"/>
    <w:link w:val="80"/>
    <w:qFormat/>
    <w:pPr>
      <w:numPr>
        <w:ilvl w:val="7"/>
        <w:numId w:val="1"/>
      </w:numPr>
      <w:spacing w:before="240" w:after="60" w:line="295" w:lineRule="atLeast"/>
      <w:outlineLvl w:val="7"/>
    </w:pPr>
    <w:rPr>
      <w:rFonts w:ascii="Bosch Office Sans" w:eastAsia="Times New Roman" w:hAnsi="Bosch Office Sans" w:cs="Times New Roman"/>
      <w:i/>
      <w:iCs/>
      <w:szCs w:val="24"/>
      <w:lang w:val="en-GB" w:eastAsia="en-US"/>
    </w:rPr>
  </w:style>
  <w:style w:type="paragraph" w:styleId="9">
    <w:name w:val="heading 9"/>
    <w:basedOn w:val="a"/>
    <w:next w:val="a"/>
    <w:link w:val="90"/>
    <w:qFormat/>
    <w:pPr>
      <w:numPr>
        <w:ilvl w:val="8"/>
        <w:numId w:val="1"/>
      </w:numPr>
      <w:spacing w:before="240" w:after="60" w:line="295" w:lineRule="atLeast"/>
      <w:outlineLvl w:val="8"/>
    </w:pPr>
    <w:rPr>
      <w:rFonts w:ascii="Bosch Office Sans" w:eastAsia="Times New Roman" w:hAnsi="Bosch Office Sans" w:cs="Arial"/>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qFormat/>
    <w:pPr>
      <w:widowControl w:val="0"/>
      <w:spacing w:after="0" w:line="360" w:lineRule="auto"/>
      <w:jc w:val="both"/>
    </w:pPr>
    <w:rPr>
      <w:rFonts w:ascii="宋体" w:hAnsi="宋体" w:cs="Times New Roman"/>
      <w:b/>
      <w:kern w:val="2"/>
      <w:sz w:val="21"/>
      <w:szCs w:val="21"/>
    </w:rPr>
  </w:style>
  <w:style w:type="paragraph" w:styleId="a4">
    <w:name w:val="caption"/>
    <w:basedOn w:val="a"/>
    <w:next w:val="a"/>
    <w:unhideWhenUsed/>
    <w:qFormat/>
    <w:pPr>
      <w:spacing w:after="200" w:line="240" w:lineRule="auto"/>
    </w:pPr>
    <w:rPr>
      <w:i/>
      <w:iCs/>
      <w:color w:val="44546A" w:themeColor="text2"/>
      <w:sz w:val="18"/>
      <w:szCs w:val="18"/>
    </w:rPr>
  </w:style>
  <w:style w:type="paragraph" w:styleId="a5">
    <w:name w:val="annotation text"/>
    <w:basedOn w:val="a"/>
    <w:link w:val="a6"/>
    <w:uiPriority w:val="99"/>
    <w:unhideWhenUsed/>
    <w:qFormat/>
  </w:style>
  <w:style w:type="paragraph" w:styleId="TOC3">
    <w:name w:val="toc 3"/>
    <w:basedOn w:val="a"/>
    <w:next w:val="a"/>
    <w:uiPriority w:val="39"/>
    <w:unhideWhenUsed/>
    <w:qFormat/>
    <w:pPr>
      <w:spacing w:after="100"/>
      <w:ind w:left="440"/>
    </w:pPr>
  </w:style>
  <w:style w:type="paragraph" w:styleId="a7">
    <w:name w:val="Balloon Text"/>
    <w:basedOn w:val="a"/>
    <w:link w:val="a8"/>
    <w:uiPriority w:val="99"/>
    <w:unhideWhenUsed/>
    <w:qFormat/>
    <w:pPr>
      <w:widowControl w:val="0"/>
      <w:spacing w:after="0" w:line="240" w:lineRule="auto"/>
      <w:jc w:val="both"/>
    </w:pPr>
    <w:rPr>
      <w:kern w:val="2"/>
      <w:sz w:val="18"/>
      <w:szCs w:val="18"/>
    </w:rPr>
  </w:style>
  <w:style w:type="paragraph" w:styleId="a9">
    <w:name w:val="footer"/>
    <w:basedOn w:val="a"/>
    <w:link w:val="aa"/>
    <w:uiPriority w:val="99"/>
    <w:unhideWhenUsed/>
    <w:qFormat/>
    <w:pPr>
      <w:tabs>
        <w:tab w:val="center" w:pos="4680"/>
        <w:tab w:val="right" w:pos="9360"/>
      </w:tabs>
      <w:spacing w:after="0" w:line="240" w:lineRule="auto"/>
    </w:pPr>
  </w:style>
  <w:style w:type="paragraph" w:styleId="ab">
    <w:name w:val="header"/>
    <w:basedOn w:val="a"/>
    <w:link w:val="ac"/>
    <w:uiPriority w:val="99"/>
    <w:unhideWhenUsed/>
    <w:qFormat/>
    <w:pPr>
      <w:tabs>
        <w:tab w:val="center" w:pos="4680"/>
        <w:tab w:val="right" w:pos="9360"/>
      </w:tabs>
      <w:spacing w:after="0" w:line="240" w:lineRule="auto"/>
    </w:p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paragraph" w:styleId="ad">
    <w:name w:val="Title"/>
    <w:basedOn w:val="a"/>
    <w:next w:val="a"/>
    <w:link w:val="a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af">
    <w:name w:val="Strong"/>
    <w:basedOn w:val="a0"/>
    <w:uiPriority w:val="22"/>
    <w:qFormat/>
    <w:rPr>
      <w:b/>
      <w:bCs/>
    </w:rPr>
  </w:style>
  <w:style w:type="character" w:styleId="af0">
    <w:name w:val="Emphasis"/>
    <w:basedOn w:val="a0"/>
    <w:uiPriority w:val="20"/>
    <w:qFormat/>
    <w:rPr>
      <w:i/>
    </w:rPr>
  </w:style>
  <w:style w:type="character" w:styleId="af1">
    <w:name w:val="Hyperlink"/>
    <w:basedOn w:val="a0"/>
    <w:uiPriority w:val="99"/>
    <w:unhideWhenUsed/>
    <w:qFormat/>
    <w:rPr>
      <w:color w:val="0563C1" w:themeColor="hyperlink"/>
      <w:u w:val="single"/>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样式1 Char"/>
    <w:basedOn w:val="10"/>
    <w:link w:val="11"/>
    <w:qFormat/>
    <w:rPr>
      <w:rFonts w:asciiTheme="majorHAnsi" w:eastAsia="微软雅黑" w:hAnsiTheme="majorHAnsi" w:cstheme="majorBidi"/>
      <w:b/>
      <w:bCs/>
      <w:color w:val="000000" w:themeColor="text1"/>
      <w:kern w:val="32"/>
      <w:sz w:val="28"/>
      <w:szCs w:val="28"/>
      <w:lang w:val="en-GB" w:eastAsia="en-US"/>
    </w:rPr>
  </w:style>
  <w:style w:type="character" w:customStyle="1" w:styleId="10">
    <w:name w:val="标题 1 字符"/>
    <w:basedOn w:val="a0"/>
    <w:link w:val="1"/>
    <w:qFormat/>
    <w:rPr>
      <w:rFonts w:ascii="Bosch Office Sans" w:eastAsia="Times New Roman" w:hAnsi="Bosch Office Sans" w:cs="Arial"/>
      <w:b/>
      <w:bCs/>
      <w:kern w:val="32"/>
      <w:sz w:val="32"/>
      <w:szCs w:val="32"/>
      <w:lang w:val="en-GB" w:eastAsia="en-US"/>
    </w:rPr>
  </w:style>
  <w:style w:type="paragraph" w:customStyle="1" w:styleId="11">
    <w:name w:val="样式1"/>
    <w:basedOn w:val="1"/>
    <w:link w:val="1Char"/>
    <w:qFormat/>
    <w:pPr>
      <w:keepLines/>
      <w:numPr>
        <w:numId w:val="0"/>
      </w:numPr>
      <w:spacing w:before="480" w:after="0" w:line="276" w:lineRule="auto"/>
    </w:pPr>
    <w:rPr>
      <w:rFonts w:asciiTheme="majorHAnsi" w:eastAsia="微软雅黑" w:hAnsiTheme="majorHAnsi" w:cstheme="majorBidi"/>
      <w:color w:val="000000" w:themeColor="text1"/>
      <w:sz w:val="28"/>
      <w:szCs w:val="28"/>
    </w:rPr>
  </w:style>
  <w:style w:type="character" w:customStyle="1" w:styleId="20">
    <w:name w:val="标题 2 字符"/>
    <w:basedOn w:val="a0"/>
    <w:link w:val="2"/>
    <w:qFormat/>
    <w:rPr>
      <w:rFonts w:ascii="Bosch Office Sans" w:eastAsia="Times New Roman" w:hAnsi="Bosch Office Sans" w:cs="Arial"/>
      <w:b/>
      <w:bCs/>
      <w:i/>
      <w:iCs/>
      <w:sz w:val="28"/>
      <w:szCs w:val="28"/>
      <w:lang w:val="en-GB" w:eastAsia="en-US"/>
    </w:rPr>
  </w:style>
  <w:style w:type="character" w:customStyle="1" w:styleId="30">
    <w:name w:val="标题 3 字符"/>
    <w:basedOn w:val="a0"/>
    <w:link w:val="3"/>
    <w:qFormat/>
    <w:rPr>
      <w:rFonts w:ascii="Bosch Office Sans" w:eastAsia="Times New Roman" w:hAnsi="Bosch Office Sans" w:cs="Arial"/>
      <w:b/>
      <w:bCs/>
      <w:sz w:val="26"/>
      <w:szCs w:val="26"/>
      <w:lang w:val="en-GB" w:eastAsia="en-US"/>
    </w:rPr>
  </w:style>
  <w:style w:type="character" w:customStyle="1" w:styleId="40">
    <w:name w:val="标题 4 字符"/>
    <w:basedOn w:val="a0"/>
    <w:link w:val="4"/>
    <w:qFormat/>
    <w:rPr>
      <w:rFonts w:ascii="Bosch Office Sans" w:eastAsia="Times New Roman" w:hAnsi="Bosch Office Sans"/>
      <w:b/>
      <w:bCs/>
      <w:sz w:val="28"/>
      <w:szCs w:val="28"/>
      <w:lang w:val="en-GB" w:eastAsia="en-US"/>
    </w:rPr>
  </w:style>
  <w:style w:type="character" w:customStyle="1" w:styleId="50">
    <w:name w:val="标题 5 字符"/>
    <w:basedOn w:val="a0"/>
    <w:link w:val="5"/>
    <w:qFormat/>
    <w:rPr>
      <w:rFonts w:ascii="Bosch Office Sans" w:eastAsia="Times New Roman" w:hAnsi="Bosch Office Sans"/>
      <w:b/>
      <w:bCs/>
      <w:i/>
      <w:iCs/>
      <w:sz w:val="26"/>
      <w:szCs w:val="26"/>
      <w:lang w:val="en-GB" w:eastAsia="en-US"/>
    </w:rPr>
  </w:style>
  <w:style w:type="character" w:customStyle="1" w:styleId="60">
    <w:name w:val="标题 6 字符"/>
    <w:basedOn w:val="a0"/>
    <w:link w:val="6"/>
    <w:qFormat/>
    <w:rPr>
      <w:rFonts w:ascii="Bosch Office Sans" w:eastAsia="Times New Roman" w:hAnsi="Bosch Office Sans"/>
      <w:b/>
      <w:bCs/>
      <w:sz w:val="24"/>
      <w:szCs w:val="22"/>
      <w:lang w:val="en-GB" w:eastAsia="en-US"/>
    </w:rPr>
  </w:style>
  <w:style w:type="character" w:customStyle="1" w:styleId="70">
    <w:name w:val="标题 7 字符"/>
    <w:basedOn w:val="a0"/>
    <w:link w:val="7"/>
    <w:qFormat/>
    <w:rPr>
      <w:rFonts w:ascii="Bosch Office Sans" w:eastAsia="Times New Roman" w:hAnsi="Bosch Office Sans"/>
      <w:sz w:val="24"/>
      <w:szCs w:val="24"/>
      <w:lang w:val="en-GB" w:eastAsia="en-US"/>
    </w:rPr>
  </w:style>
  <w:style w:type="character" w:customStyle="1" w:styleId="80">
    <w:name w:val="标题 8 字符"/>
    <w:basedOn w:val="a0"/>
    <w:link w:val="8"/>
    <w:qFormat/>
    <w:rPr>
      <w:rFonts w:ascii="Bosch Office Sans" w:eastAsia="Times New Roman" w:hAnsi="Bosch Office Sans"/>
      <w:i/>
      <w:iCs/>
      <w:sz w:val="24"/>
      <w:szCs w:val="24"/>
      <w:lang w:val="en-GB" w:eastAsia="en-US"/>
    </w:rPr>
  </w:style>
  <w:style w:type="character" w:customStyle="1" w:styleId="90">
    <w:name w:val="标题 9 字符"/>
    <w:basedOn w:val="a0"/>
    <w:link w:val="9"/>
    <w:qFormat/>
    <w:rPr>
      <w:rFonts w:ascii="Bosch Office Sans" w:eastAsia="Times New Roman" w:hAnsi="Bosch Office Sans" w:cs="Arial"/>
      <w:sz w:val="24"/>
      <w:szCs w:val="22"/>
      <w:lang w:val="en-GB" w:eastAsia="en-US"/>
    </w:rPr>
  </w:style>
  <w:style w:type="paragraph" w:customStyle="1" w:styleId="12">
    <w:name w:val="列表段落1"/>
    <w:basedOn w:val="a"/>
    <w:uiPriority w:val="34"/>
    <w:qFormat/>
    <w:pPr>
      <w:spacing w:after="0" w:line="295" w:lineRule="atLeast"/>
      <w:ind w:left="720"/>
      <w:contextualSpacing/>
    </w:pPr>
    <w:rPr>
      <w:rFonts w:ascii="Bosch Office Sans" w:hAnsi="Bosch Office Sans" w:cs="Times New Roman"/>
      <w:lang w:val="en-GB" w:eastAsia="de-DE"/>
    </w:rPr>
  </w:style>
  <w:style w:type="paragraph" w:customStyle="1" w:styleId="TOC10">
    <w:name w:val="TOC 标题1"/>
    <w:basedOn w:val="1"/>
    <w:next w:val="a"/>
    <w:uiPriority w:val="39"/>
    <w:unhideWhenUsed/>
    <w:qFormat/>
    <w:pPr>
      <w:keepLines/>
      <w:numPr>
        <w:numId w:val="0"/>
      </w:numPr>
      <w:spacing w:after="0" w:line="259" w:lineRule="auto"/>
      <w:outlineLvl w:val="9"/>
    </w:pPr>
    <w:rPr>
      <w:rFonts w:eastAsiaTheme="majorEastAsia" w:cstheme="majorBidi"/>
      <w:b w:val="0"/>
      <w:bCs w:val="0"/>
      <w:kern w:val="0"/>
      <w:lang w:val="en-US"/>
    </w:rPr>
  </w:style>
  <w:style w:type="character" w:customStyle="1" w:styleId="ac">
    <w:name w:val="页眉 字符"/>
    <w:basedOn w:val="a0"/>
    <w:link w:val="ab"/>
    <w:uiPriority w:val="99"/>
    <w:qFormat/>
  </w:style>
  <w:style w:type="character" w:customStyle="1" w:styleId="aa">
    <w:name w:val="页脚 字符"/>
    <w:basedOn w:val="a0"/>
    <w:link w:val="a9"/>
    <w:uiPriority w:val="99"/>
    <w:qFormat/>
  </w:style>
  <w:style w:type="character" w:customStyle="1" w:styleId="ae">
    <w:name w:val="标题 字符"/>
    <w:basedOn w:val="a0"/>
    <w:link w:val="ad"/>
    <w:uiPriority w:val="10"/>
    <w:qFormat/>
    <w:rPr>
      <w:rFonts w:asciiTheme="majorHAnsi" w:eastAsiaTheme="majorEastAsia" w:hAnsiTheme="majorHAnsi" w:cstheme="majorBidi"/>
      <w:spacing w:val="-10"/>
      <w:kern w:val="28"/>
      <w:sz w:val="56"/>
      <w:szCs w:val="56"/>
    </w:rPr>
  </w:style>
  <w:style w:type="character" w:customStyle="1" w:styleId="a8">
    <w:name w:val="批注框文本 字符"/>
    <w:basedOn w:val="a0"/>
    <w:link w:val="a7"/>
    <w:uiPriority w:val="99"/>
    <w:semiHidden/>
    <w:qFormat/>
    <w:rPr>
      <w:kern w:val="2"/>
      <w:sz w:val="18"/>
      <w:szCs w:val="18"/>
    </w:rPr>
  </w:style>
  <w:style w:type="paragraph" w:customStyle="1" w:styleId="13">
    <w:name w:val="列表段落1"/>
    <w:basedOn w:val="a"/>
    <w:link w:val="Char"/>
    <w:uiPriority w:val="34"/>
    <w:qFormat/>
    <w:pPr>
      <w:adjustRightInd w:val="0"/>
      <w:snapToGrid w:val="0"/>
      <w:spacing w:after="120" w:line="240" w:lineRule="auto"/>
      <w:ind w:firstLineChars="200" w:firstLine="420"/>
    </w:pPr>
    <w:rPr>
      <w:rFonts w:ascii="Tahoma" w:eastAsia="微软雅黑" w:hAnsi="Tahoma"/>
      <w:sz w:val="15"/>
    </w:rPr>
  </w:style>
  <w:style w:type="character" w:customStyle="1" w:styleId="Char">
    <w:name w:val="列出段落 Char"/>
    <w:link w:val="13"/>
    <w:uiPriority w:val="34"/>
    <w:qFormat/>
    <w:rPr>
      <w:rFonts w:ascii="Tahoma" w:eastAsia="微软雅黑" w:hAnsi="Tahoma"/>
      <w:sz w:val="15"/>
    </w:rPr>
  </w:style>
  <w:style w:type="paragraph" w:customStyle="1" w:styleId="Default">
    <w:name w:val="Default"/>
    <w:uiPriority w:val="99"/>
    <w:unhideWhenUsed/>
    <w:qFormat/>
    <w:pPr>
      <w:widowControl w:val="0"/>
      <w:autoSpaceDE w:val="0"/>
      <w:autoSpaceDN w:val="0"/>
      <w:adjustRightInd w:val="0"/>
    </w:pPr>
    <w:rPr>
      <w:rFonts w:ascii="Bosch Office Sans" w:eastAsia="Bosch Office Sans" w:hAnsi="Bosch Office Sans" w:cstheme="minorBidi" w:hint="eastAsia"/>
      <w:color w:val="000000"/>
      <w:sz w:val="24"/>
    </w:rPr>
  </w:style>
  <w:style w:type="table" w:customStyle="1" w:styleId="TableGrid2">
    <w:name w:val="TableGrid2"/>
    <w:qFormat/>
    <w:tblPr>
      <w:tblCellMar>
        <w:top w:w="0" w:type="dxa"/>
        <w:left w:w="0" w:type="dxa"/>
        <w:bottom w:w="0" w:type="dxa"/>
        <w:right w:w="0" w:type="dxa"/>
      </w:tblCellMar>
    </w:tblPr>
  </w:style>
  <w:style w:type="paragraph" w:styleId="af3">
    <w:name w:val="Body Text"/>
    <w:basedOn w:val="a"/>
    <w:link w:val="af4"/>
    <w:uiPriority w:val="1"/>
    <w:qFormat/>
    <w:rsid w:val="00555495"/>
    <w:pPr>
      <w:widowControl w:val="0"/>
      <w:autoSpaceDE w:val="0"/>
      <w:autoSpaceDN w:val="0"/>
      <w:spacing w:after="0" w:line="240" w:lineRule="auto"/>
    </w:pPr>
    <w:rPr>
      <w:rFonts w:ascii="Noto Sans Mono CJK JP Bold" w:eastAsia="Noto Sans Mono CJK JP Bold" w:hAnsi="Noto Sans Mono CJK JP Bold" w:cs="Noto Sans Mono CJK JP Bold"/>
      <w:szCs w:val="24"/>
    </w:rPr>
  </w:style>
  <w:style w:type="character" w:customStyle="1" w:styleId="af4">
    <w:name w:val="正文文本 字符"/>
    <w:basedOn w:val="a0"/>
    <w:link w:val="af3"/>
    <w:uiPriority w:val="1"/>
    <w:rsid w:val="00555495"/>
    <w:rPr>
      <w:rFonts w:ascii="Noto Sans Mono CJK JP Bold" w:eastAsia="Noto Sans Mono CJK JP Bold" w:hAnsi="Noto Sans Mono CJK JP Bold" w:cs="Noto Sans Mono CJK JP Bold"/>
      <w:sz w:val="24"/>
      <w:szCs w:val="24"/>
    </w:rPr>
  </w:style>
  <w:style w:type="paragraph" w:styleId="af5">
    <w:name w:val="List Paragraph"/>
    <w:aliases w:val="正文段落1,段落样式,lp1,List Paragraph1,stc标题4,符号列表,Bullet List,FooterText,numbered,List Paragraph1CxSpLast,Paragraphe de liste1,列1"/>
    <w:basedOn w:val="a"/>
    <w:link w:val="af6"/>
    <w:uiPriority w:val="34"/>
    <w:qFormat/>
    <w:rsid w:val="00555495"/>
    <w:pPr>
      <w:ind w:firstLineChars="200" w:firstLine="420"/>
    </w:pPr>
  </w:style>
  <w:style w:type="character" w:customStyle="1" w:styleId="af6">
    <w:name w:val="列表段落 字符"/>
    <w:aliases w:val="正文段落1 字符,段落样式 字符,lp1 字符,List Paragraph1 字符,stc标题4 字符,符号列表 字符,Bullet List 字符,FooterText 字符,numbered 字符,List Paragraph1CxSpLast 字符,Paragraphe de liste1 字符,列1 字符"/>
    <w:link w:val="af5"/>
    <w:uiPriority w:val="34"/>
    <w:qFormat/>
    <w:rsid w:val="00D347BD"/>
    <w:rPr>
      <w:rFonts w:asciiTheme="minorHAnsi" w:eastAsiaTheme="minorEastAsia" w:hAnsiTheme="minorHAnsi" w:cstheme="minorBidi"/>
      <w:sz w:val="22"/>
      <w:szCs w:val="22"/>
    </w:rPr>
  </w:style>
  <w:style w:type="paragraph" w:customStyle="1" w:styleId="14">
    <w:name w:val="列出段落1"/>
    <w:basedOn w:val="a"/>
    <w:uiPriority w:val="34"/>
    <w:qFormat/>
    <w:rsid w:val="00DE3FEB"/>
    <w:pPr>
      <w:spacing w:after="0" w:line="240" w:lineRule="auto"/>
      <w:ind w:firstLineChars="200" w:firstLine="420"/>
    </w:pPr>
    <w:rPr>
      <w:rFonts w:ascii="Arial" w:hAnsi="Arial" w:cs="Times New Roman"/>
      <w:sz w:val="20"/>
      <w:szCs w:val="24"/>
      <w:lang w:eastAsia="en-US"/>
    </w:rPr>
  </w:style>
  <w:style w:type="paragraph" w:customStyle="1" w:styleId="21">
    <w:name w:val="列表段落2"/>
    <w:basedOn w:val="a"/>
    <w:uiPriority w:val="34"/>
    <w:qFormat/>
    <w:rsid w:val="004B7551"/>
    <w:pPr>
      <w:ind w:firstLineChars="200" w:firstLine="420"/>
    </w:pPr>
  </w:style>
  <w:style w:type="character" w:styleId="af7">
    <w:name w:val="annotation reference"/>
    <w:basedOn w:val="a0"/>
    <w:uiPriority w:val="99"/>
    <w:semiHidden/>
    <w:unhideWhenUsed/>
    <w:rsid w:val="004B7551"/>
    <w:rPr>
      <w:sz w:val="21"/>
      <w:szCs w:val="21"/>
    </w:rPr>
  </w:style>
  <w:style w:type="character" w:customStyle="1" w:styleId="a6">
    <w:name w:val="批注文字 字符"/>
    <w:basedOn w:val="a0"/>
    <w:link w:val="a5"/>
    <w:uiPriority w:val="99"/>
    <w:rsid w:val="004B7551"/>
    <w:rPr>
      <w:rFonts w:asciiTheme="minorHAnsi" w:eastAsiaTheme="minorEastAsia" w:hAnsiTheme="minorHAnsi" w:cstheme="minorBidi"/>
      <w:sz w:val="22"/>
      <w:szCs w:val="22"/>
    </w:rPr>
  </w:style>
  <w:style w:type="paragraph" w:styleId="TOC4">
    <w:name w:val="toc 4"/>
    <w:basedOn w:val="a"/>
    <w:next w:val="a"/>
    <w:autoRedefine/>
    <w:uiPriority w:val="39"/>
    <w:unhideWhenUsed/>
    <w:rsid w:val="00C82DA9"/>
    <w:pPr>
      <w:ind w:leftChars="600" w:left="1260"/>
    </w:pPr>
  </w:style>
  <w:style w:type="paragraph" w:styleId="af8">
    <w:name w:val="annotation subject"/>
    <w:basedOn w:val="a5"/>
    <w:next w:val="a5"/>
    <w:link w:val="af9"/>
    <w:uiPriority w:val="99"/>
    <w:semiHidden/>
    <w:unhideWhenUsed/>
    <w:rsid w:val="0089327A"/>
    <w:rPr>
      <w:b/>
      <w:bCs/>
    </w:rPr>
  </w:style>
  <w:style w:type="character" w:customStyle="1" w:styleId="af9">
    <w:name w:val="批注主题 字符"/>
    <w:basedOn w:val="a6"/>
    <w:link w:val="af8"/>
    <w:uiPriority w:val="99"/>
    <w:semiHidden/>
    <w:rsid w:val="0089327A"/>
    <w:rPr>
      <w:rFonts w:asciiTheme="minorHAnsi" w:eastAsiaTheme="minorEastAsia" w:hAnsiTheme="minorHAnsi" w:cstheme="minorBidi"/>
      <w:b/>
      <w:bCs/>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30834">
      <w:bodyDiv w:val="1"/>
      <w:marLeft w:val="0"/>
      <w:marRight w:val="0"/>
      <w:marTop w:val="0"/>
      <w:marBottom w:val="0"/>
      <w:divBdr>
        <w:top w:val="none" w:sz="0" w:space="0" w:color="auto"/>
        <w:left w:val="none" w:sz="0" w:space="0" w:color="auto"/>
        <w:bottom w:val="none" w:sz="0" w:space="0" w:color="auto"/>
        <w:right w:val="none" w:sz="0" w:space="0" w:color="auto"/>
      </w:divBdr>
    </w:div>
    <w:div w:id="215432827">
      <w:bodyDiv w:val="1"/>
      <w:marLeft w:val="0"/>
      <w:marRight w:val="0"/>
      <w:marTop w:val="0"/>
      <w:marBottom w:val="0"/>
      <w:divBdr>
        <w:top w:val="none" w:sz="0" w:space="0" w:color="auto"/>
        <w:left w:val="none" w:sz="0" w:space="0" w:color="auto"/>
        <w:bottom w:val="none" w:sz="0" w:space="0" w:color="auto"/>
        <w:right w:val="none" w:sz="0" w:space="0" w:color="auto"/>
      </w:divBdr>
    </w:div>
    <w:div w:id="578562297">
      <w:bodyDiv w:val="1"/>
      <w:marLeft w:val="0"/>
      <w:marRight w:val="0"/>
      <w:marTop w:val="0"/>
      <w:marBottom w:val="0"/>
      <w:divBdr>
        <w:top w:val="none" w:sz="0" w:space="0" w:color="auto"/>
        <w:left w:val="none" w:sz="0" w:space="0" w:color="auto"/>
        <w:bottom w:val="none" w:sz="0" w:space="0" w:color="auto"/>
        <w:right w:val="none" w:sz="0" w:space="0" w:color="auto"/>
      </w:divBdr>
    </w:div>
    <w:div w:id="1109854897">
      <w:bodyDiv w:val="1"/>
      <w:marLeft w:val="0"/>
      <w:marRight w:val="0"/>
      <w:marTop w:val="0"/>
      <w:marBottom w:val="0"/>
      <w:divBdr>
        <w:top w:val="none" w:sz="0" w:space="0" w:color="auto"/>
        <w:left w:val="none" w:sz="0" w:space="0" w:color="auto"/>
        <w:bottom w:val="none" w:sz="0" w:space="0" w:color="auto"/>
        <w:right w:val="none" w:sz="0" w:space="0" w:color="auto"/>
      </w:divBdr>
    </w:div>
    <w:div w:id="1362777477">
      <w:bodyDiv w:val="1"/>
      <w:marLeft w:val="0"/>
      <w:marRight w:val="0"/>
      <w:marTop w:val="0"/>
      <w:marBottom w:val="0"/>
      <w:divBdr>
        <w:top w:val="none" w:sz="0" w:space="0" w:color="auto"/>
        <w:left w:val="none" w:sz="0" w:space="0" w:color="auto"/>
        <w:bottom w:val="none" w:sz="0" w:space="0" w:color="auto"/>
        <w:right w:val="none" w:sz="0" w:space="0" w:color="auto"/>
      </w:divBdr>
    </w:div>
    <w:div w:id="1447190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package" Target="embeddings/Microsoft_Visio_Drawing4.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4.emf"/><Relationship Id="rId40" Type="http://schemas.openxmlformats.org/officeDocument/2006/relationships/package" Target="embeddings/Microsoft_Visio_Drawing11.vsdx"/><Relationship Id="rId45" Type="http://schemas.openxmlformats.org/officeDocument/2006/relationships/image" Target="media/image18.emf"/><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package" Target="embeddings/Microsoft_Visio_Drawing25.vsdx"/><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61" Type="http://schemas.openxmlformats.org/officeDocument/2006/relationships/package" Target="embeddings/Microsoft_Visio_Drawing22.vsdx"/><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image" Target="media/image11.emf"/><Relationship Id="rId44" Type="http://schemas.openxmlformats.org/officeDocument/2006/relationships/package" Target="embeddings/Microsoft_Visio_Drawing13.vsdx"/><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7.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2.vsdx"/><Relationship Id="rId27" Type="http://schemas.openxmlformats.org/officeDocument/2006/relationships/image" Target="media/image9.emf"/><Relationship Id="rId30" Type="http://schemas.openxmlformats.org/officeDocument/2006/relationships/package" Target="embeddings/Microsoft_Visio_Drawing6.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package" Target="embeddings/Microsoft_Visio_Drawing24.vsdx"/><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7.vsdx"/><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comments" Target="comments.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package" Target="embeddings/Microsoft_Visio_Drawing21.vsdx"/><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DD2AA7-05EF-4FE8-B1EF-B4039A6FF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45</Pages>
  <Words>3185</Words>
  <Characters>18161</Characters>
  <Application>Microsoft Office Word</Application>
  <DocSecurity>0</DocSecurity>
  <Lines>151</Lines>
  <Paragraphs>42</Paragraphs>
  <ScaleCrop>false</ScaleCrop>
  <Company>BOSCH Group</Company>
  <LinksUpToDate>false</LinksUpToDate>
  <CharactersWithSpaces>21304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ningkaiyu</dc:creator>
  <cp:lastModifiedBy>凯宇</cp:lastModifiedBy>
  <cp:revision>6</cp:revision>
  <dcterms:created xsi:type="dcterms:W3CDTF">2020-05-22T00:32:00Z</dcterms:created>
  <dcterms:modified xsi:type="dcterms:W3CDTF">2020-06-01T09:14:00Z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2052-10.8.0.6108</vt:lpwstr>
  </property>
</Properties>
</file>